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D5736" w14:textId="6D8275D2" w:rsidR="00E76B8E" w:rsidRPr="00904AAB" w:rsidRDefault="7EECDD9A" w:rsidP="00904AAB">
      <w:pPr>
        <w:spacing w:before="240" w:after="240"/>
        <w:jc w:val="center"/>
        <w:rPr>
          <w:sz w:val="32"/>
          <w:szCs w:val="32"/>
          <w:lang w:val="pl-PL"/>
        </w:rPr>
      </w:pPr>
      <w:r w:rsidRPr="00904AAB">
        <w:rPr>
          <w:rFonts w:ascii="Aptos" w:eastAsia="Aptos" w:hAnsi="Aptos" w:cs="Aptos"/>
          <w:b/>
          <w:bCs/>
          <w:sz w:val="32"/>
          <w:szCs w:val="32"/>
          <w:lang w:val="pl-PL"/>
        </w:rPr>
        <w:t>Powtarzalny standard negocjacji zakupowych w praktyce</w:t>
      </w:r>
    </w:p>
    <w:p w14:paraId="196661F9" w14:textId="06E918EE" w:rsidR="00E76B8E" w:rsidRPr="00904AAB" w:rsidRDefault="00E76B8E" w:rsidP="00904AAB">
      <w:pPr>
        <w:spacing w:before="240" w:after="240"/>
        <w:jc w:val="center"/>
        <w:rPr>
          <w:sz w:val="32"/>
          <w:szCs w:val="32"/>
          <w:lang w:val="pl-PL"/>
        </w:rPr>
      </w:pPr>
    </w:p>
    <w:p w14:paraId="7B342792" w14:textId="25D7B5B2" w:rsidR="00E76B8E" w:rsidRPr="00904AAB" w:rsidRDefault="00E76B8E" w:rsidP="00904AAB">
      <w:pPr>
        <w:spacing w:before="240" w:after="240"/>
        <w:jc w:val="center"/>
        <w:rPr>
          <w:sz w:val="32"/>
          <w:szCs w:val="32"/>
          <w:lang w:val="pl-PL"/>
        </w:rPr>
      </w:pPr>
    </w:p>
    <w:p w14:paraId="6DB941BC" w14:textId="0F09EE9D" w:rsidR="00E76B8E" w:rsidRPr="00904AAB" w:rsidRDefault="7EECDD9A" w:rsidP="00904AAB">
      <w:pPr>
        <w:spacing w:before="240" w:after="240"/>
        <w:jc w:val="center"/>
        <w:rPr>
          <w:sz w:val="32"/>
          <w:szCs w:val="32"/>
          <w:lang w:val="pl-PL"/>
        </w:rPr>
      </w:pPr>
      <w:r w:rsidRPr="00904AAB">
        <w:rPr>
          <w:rFonts w:ascii="Aptos" w:eastAsia="Aptos" w:hAnsi="Aptos" w:cs="Aptos"/>
          <w:sz w:val="32"/>
          <w:szCs w:val="32"/>
          <w:lang w:val="pl-PL"/>
        </w:rPr>
        <w:t>Ten zeszyt ćwiczeń służy do wspólnej pracy podczas warsztatu.</w:t>
      </w:r>
    </w:p>
    <w:p w14:paraId="4CF12457" w14:textId="2075B6CB" w:rsidR="00E76B8E" w:rsidRPr="00904AAB" w:rsidRDefault="00E76B8E" w:rsidP="00904AAB">
      <w:pPr>
        <w:spacing w:before="240" w:after="240"/>
        <w:jc w:val="center"/>
        <w:rPr>
          <w:sz w:val="32"/>
          <w:szCs w:val="32"/>
          <w:lang w:val="pl-PL"/>
        </w:rPr>
      </w:pPr>
    </w:p>
    <w:p w14:paraId="531D1D9F" w14:textId="296FFD59" w:rsidR="00E76B8E" w:rsidRPr="00904AAB" w:rsidRDefault="7EECDD9A" w:rsidP="00904AAB">
      <w:pPr>
        <w:spacing w:before="240" w:after="240"/>
        <w:rPr>
          <w:sz w:val="32"/>
          <w:szCs w:val="32"/>
          <w:lang w:val="pl-PL"/>
        </w:rPr>
      </w:pPr>
      <w:r w:rsidRPr="00904AAB">
        <w:rPr>
          <w:rFonts w:ascii="Aptos" w:eastAsia="Aptos" w:hAnsi="Aptos" w:cs="Aptos"/>
          <w:sz w:val="32"/>
          <w:szCs w:val="32"/>
          <w:lang w:val="pl-PL"/>
        </w:rPr>
        <w:t>W każdym ćwiczeniu pracujemy według tej samej logiki:</w:t>
      </w:r>
    </w:p>
    <w:p w14:paraId="586E0C31" w14:textId="6A492A8B" w:rsidR="00E76B8E" w:rsidRPr="00904AAB" w:rsidRDefault="00E76B8E" w:rsidP="242CB703">
      <w:pPr>
        <w:spacing w:before="240" w:after="240"/>
        <w:rPr>
          <w:sz w:val="36"/>
          <w:szCs w:val="36"/>
          <w:lang w:val="pl-PL"/>
        </w:rPr>
      </w:pPr>
    </w:p>
    <w:p w14:paraId="6624F1F8" w14:textId="4333F089" w:rsidR="00E76B8E" w:rsidRPr="00904AAB" w:rsidRDefault="7EECDD9A" w:rsidP="242CB703">
      <w:pPr>
        <w:pStyle w:val="ListParagraph"/>
        <w:numPr>
          <w:ilvl w:val="0"/>
          <w:numId w:val="18"/>
        </w:numPr>
        <w:spacing w:before="240" w:after="240"/>
        <w:rPr>
          <w:rFonts w:ascii="Aptos" w:eastAsia="Aptos" w:hAnsi="Aptos" w:cs="Aptos"/>
          <w:sz w:val="36"/>
          <w:szCs w:val="36"/>
        </w:rPr>
      </w:pPr>
      <w:r w:rsidRPr="00904AAB">
        <w:rPr>
          <w:rFonts w:ascii="Aptos" w:eastAsia="Aptos" w:hAnsi="Aptos" w:cs="Aptos"/>
          <w:sz w:val="36"/>
          <w:szCs w:val="36"/>
        </w:rPr>
        <w:t>Zidentyfikuj sytuację</w:t>
      </w:r>
    </w:p>
    <w:p w14:paraId="668F7CC3" w14:textId="79D5C2BD" w:rsidR="00E76B8E" w:rsidRPr="00904AAB" w:rsidRDefault="7EECDD9A" w:rsidP="242CB703">
      <w:pPr>
        <w:pStyle w:val="ListParagraph"/>
        <w:numPr>
          <w:ilvl w:val="0"/>
          <w:numId w:val="18"/>
        </w:numPr>
        <w:spacing w:before="240" w:after="240"/>
        <w:rPr>
          <w:rFonts w:ascii="Aptos" w:eastAsia="Aptos" w:hAnsi="Aptos" w:cs="Aptos"/>
          <w:sz w:val="36"/>
          <w:szCs w:val="36"/>
        </w:rPr>
      </w:pPr>
      <w:r w:rsidRPr="00904AAB">
        <w:rPr>
          <w:rFonts w:ascii="Aptos" w:eastAsia="Aptos" w:hAnsi="Aptos" w:cs="Aptos"/>
          <w:sz w:val="36"/>
          <w:szCs w:val="36"/>
        </w:rPr>
        <w:t>Sprawdź dane</w:t>
      </w:r>
    </w:p>
    <w:p w14:paraId="2C381F28" w14:textId="6302FC0D" w:rsidR="00E76B8E" w:rsidRPr="00904AAB" w:rsidRDefault="7EECDD9A" w:rsidP="242CB703">
      <w:pPr>
        <w:pStyle w:val="ListParagraph"/>
        <w:numPr>
          <w:ilvl w:val="0"/>
          <w:numId w:val="18"/>
        </w:numPr>
        <w:spacing w:before="240" w:after="240"/>
        <w:rPr>
          <w:rFonts w:ascii="Aptos" w:eastAsia="Aptos" w:hAnsi="Aptos" w:cs="Aptos"/>
          <w:sz w:val="36"/>
          <w:szCs w:val="36"/>
        </w:rPr>
      </w:pPr>
      <w:r w:rsidRPr="00904AAB">
        <w:rPr>
          <w:rFonts w:ascii="Aptos" w:eastAsia="Aptos" w:hAnsi="Aptos" w:cs="Aptos"/>
          <w:sz w:val="36"/>
          <w:szCs w:val="36"/>
        </w:rPr>
        <w:t>Oceń znaczenie biznesowe</w:t>
      </w:r>
    </w:p>
    <w:p w14:paraId="23959039" w14:textId="36D7E1DE" w:rsidR="00E76B8E" w:rsidRPr="00904AAB" w:rsidRDefault="7EECDD9A" w:rsidP="242CB703">
      <w:pPr>
        <w:pStyle w:val="ListParagraph"/>
        <w:numPr>
          <w:ilvl w:val="0"/>
          <w:numId w:val="18"/>
        </w:numPr>
        <w:spacing w:before="240" w:after="240"/>
        <w:rPr>
          <w:rFonts w:ascii="Aptos" w:eastAsia="Aptos" w:hAnsi="Aptos" w:cs="Aptos"/>
          <w:sz w:val="36"/>
          <w:szCs w:val="36"/>
        </w:rPr>
      </w:pPr>
      <w:r w:rsidRPr="00904AAB">
        <w:rPr>
          <w:rFonts w:ascii="Aptos" w:eastAsia="Aptos" w:hAnsi="Aptos" w:cs="Aptos"/>
          <w:sz w:val="36"/>
          <w:szCs w:val="36"/>
        </w:rPr>
        <w:t>Dobierz dźwignię negocjacyjną</w:t>
      </w:r>
    </w:p>
    <w:p w14:paraId="5213E9C0" w14:textId="77C7C6C3" w:rsidR="00E76B8E" w:rsidRPr="00904AAB" w:rsidRDefault="7EECDD9A" w:rsidP="242CB703">
      <w:pPr>
        <w:pStyle w:val="ListParagraph"/>
        <w:numPr>
          <w:ilvl w:val="0"/>
          <w:numId w:val="18"/>
        </w:numPr>
        <w:spacing w:before="240" w:after="240"/>
        <w:rPr>
          <w:rFonts w:ascii="Aptos" w:eastAsia="Aptos" w:hAnsi="Aptos" w:cs="Aptos"/>
          <w:sz w:val="36"/>
          <w:szCs w:val="36"/>
        </w:rPr>
      </w:pPr>
      <w:r w:rsidRPr="00904AAB">
        <w:rPr>
          <w:rFonts w:ascii="Aptos" w:eastAsia="Aptos" w:hAnsi="Aptos" w:cs="Aptos"/>
          <w:sz w:val="36"/>
          <w:szCs w:val="36"/>
        </w:rPr>
        <w:t>Sformułuj rekomendację</w:t>
      </w:r>
    </w:p>
    <w:p w14:paraId="5E5787A5" w14:textId="39578A83" w:rsidR="00904AAB" w:rsidRDefault="00904AAB">
      <w:r>
        <w:br w:type="page"/>
      </w:r>
    </w:p>
    <w:p w14:paraId="608D48BB" w14:textId="7B100A75" w:rsidR="007D575D" w:rsidRPr="00CE5AFC" w:rsidRDefault="007D575D" w:rsidP="00CE5AFC">
      <w:pPr>
        <w:pStyle w:val="p1"/>
        <w:jc w:val="center"/>
        <w:rPr>
          <w:rFonts w:ascii="Aptos" w:eastAsia="Aptos" w:hAnsi="Aptos" w:cs="Aptos"/>
          <w:b/>
          <w:bCs/>
          <w:sz w:val="40"/>
          <w:szCs w:val="40"/>
          <w:lang w:val="pl-PL" w:eastAsia="ja-JP"/>
        </w:rPr>
      </w:pPr>
      <w:r w:rsidRPr="007D575D">
        <w:rPr>
          <w:rFonts w:ascii="Aptos" w:eastAsia="Aptos" w:hAnsi="Aptos" w:cs="Aptos"/>
          <w:b/>
          <w:bCs/>
          <w:sz w:val="40"/>
          <w:szCs w:val="40"/>
          <w:lang w:val="pl-PL" w:eastAsia="ja-JP"/>
        </w:rPr>
        <w:lastRenderedPageBreak/>
        <w:t>Jak pracujemy</w:t>
      </w:r>
    </w:p>
    <w:p w14:paraId="272C2991" w14:textId="30EBE645" w:rsidR="007D575D" w:rsidRPr="007D575D" w:rsidRDefault="007D575D" w:rsidP="007D575D">
      <w:pPr>
        <w:pStyle w:val="p4"/>
        <w:rPr>
          <w:rFonts w:ascii="Aptos" w:eastAsia="Aptos" w:hAnsi="Aptos" w:cs="Aptos"/>
          <w:sz w:val="32"/>
          <w:szCs w:val="32"/>
          <w:lang w:val="pl-PL" w:eastAsia="ja-JP"/>
        </w:rPr>
      </w:pPr>
      <w:r w:rsidRPr="007D575D">
        <w:rPr>
          <w:rFonts w:ascii="Aptos" w:eastAsia="Aptos" w:hAnsi="Aptos" w:cs="Aptos"/>
          <w:sz w:val="32"/>
          <w:szCs w:val="32"/>
          <w:lang w:val="pl-PL" w:eastAsia="ja-JP"/>
        </w:rPr>
        <w:t>W każdym ćwiczeniu odpowiedz na 4 pytania:</w:t>
      </w:r>
    </w:p>
    <w:p w14:paraId="64436E46" w14:textId="77777777" w:rsidR="007D575D" w:rsidRPr="007D575D" w:rsidRDefault="007D575D" w:rsidP="007D575D">
      <w:pPr>
        <w:pStyle w:val="p2"/>
        <w:rPr>
          <w:rFonts w:ascii="Aptos" w:eastAsia="Aptos" w:hAnsi="Aptos" w:cs="Aptos"/>
          <w:sz w:val="32"/>
          <w:szCs w:val="32"/>
          <w:lang w:val="pl-PL" w:eastAsia="ja-JP"/>
        </w:rPr>
      </w:pPr>
    </w:p>
    <w:p w14:paraId="09EA6207" w14:textId="77777777" w:rsidR="007D575D" w:rsidRPr="007D575D" w:rsidRDefault="007D575D" w:rsidP="007D575D">
      <w:pPr>
        <w:pStyle w:val="p1"/>
        <w:rPr>
          <w:rFonts w:ascii="Aptos" w:eastAsia="Aptos" w:hAnsi="Aptos" w:cs="Aptos"/>
          <w:b/>
          <w:bCs/>
          <w:sz w:val="32"/>
          <w:szCs w:val="32"/>
          <w:lang w:val="pl-PL" w:eastAsia="ja-JP"/>
        </w:rPr>
      </w:pPr>
      <w:r w:rsidRPr="007D575D">
        <w:rPr>
          <w:rFonts w:ascii="Aptos" w:eastAsia="Aptos" w:hAnsi="Aptos" w:cs="Aptos"/>
          <w:b/>
          <w:bCs/>
          <w:sz w:val="32"/>
          <w:szCs w:val="32"/>
          <w:lang w:val="pl-PL" w:eastAsia="ja-JP"/>
        </w:rPr>
        <w:t>1. Co tu się realnie dzieje?</w:t>
      </w:r>
    </w:p>
    <w:p w14:paraId="7FBF5DE9" w14:textId="77777777" w:rsidR="007D575D" w:rsidRPr="007D575D" w:rsidRDefault="007D575D" w:rsidP="007D575D">
      <w:pPr>
        <w:pStyle w:val="p4"/>
        <w:rPr>
          <w:rFonts w:ascii="Aptos" w:eastAsia="Aptos" w:hAnsi="Aptos" w:cs="Aptos"/>
          <w:sz w:val="32"/>
          <w:szCs w:val="32"/>
          <w:lang w:val="pl-PL" w:eastAsia="ja-JP"/>
        </w:rPr>
      </w:pPr>
      <w:r w:rsidRPr="007D575D">
        <w:rPr>
          <w:rFonts w:ascii="Aptos" w:eastAsia="Aptos" w:hAnsi="Aptos" w:cs="Aptos"/>
          <w:sz w:val="32"/>
          <w:szCs w:val="32"/>
          <w:lang w:val="pl-PL" w:eastAsia="ja-JP"/>
        </w:rPr>
        <w:t>Jaką zmianę pokazują dane?</w:t>
      </w:r>
    </w:p>
    <w:p w14:paraId="6B82BCC3" w14:textId="77777777" w:rsidR="007D575D" w:rsidRPr="007D575D" w:rsidRDefault="007D575D" w:rsidP="007D575D">
      <w:pPr>
        <w:pStyle w:val="p2"/>
        <w:rPr>
          <w:rFonts w:ascii="Aptos" w:eastAsia="Aptos" w:hAnsi="Aptos" w:cs="Aptos"/>
          <w:sz w:val="32"/>
          <w:szCs w:val="32"/>
          <w:lang w:val="pl-PL" w:eastAsia="ja-JP"/>
        </w:rPr>
      </w:pPr>
    </w:p>
    <w:p w14:paraId="11906E1E" w14:textId="77777777" w:rsidR="007D575D" w:rsidRPr="007D575D" w:rsidRDefault="007D575D" w:rsidP="007D575D">
      <w:pPr>
        <w:pStyle w:val="p1"/>
        <w:rPr>
          <w:rFonts w:ascii="Aptos" w:eastAsia="Aptos" w:hAnsi="Aptos" w:cs="Aptos"/>
          <w:b/>
          <w:bCs/>
          <w:sz w:val="32"/>
          <w:szCs w:val="32"/>
          <w:lang w:val="pl-PL" w:eastAsia="ja-JP"/>
        </w:rPr>
      </w:pPr>
      <w:r w:rsidRPr="007D575D">
        <w:rPr>
          <w:rFonts w:ascii="Aptos" w:eastAsia="Aptos" w:hAnsi="Aptos" w:cs="Aptos"/>
          <w:b/>
          <w:bCs/>
          <w:sz w:val="32"/>
          <w:szCs w:val="32"/>
          <w:lang w:val="pl-PL" w:eastAsia="ja-JP"/>
        </w:rPr>
        <w:t>2. Czy to daje nam argument do działania?</w:t>
      </w:r>
    </w:p>
    <w:p w14:paraId="6CDD3050" w14:textId="77777777" w:rsidR="007D575D" w:rsidRPr="007D575D" w:rsidRDefault="007D575D" w:rsidP="007D575D">
      <w:pPr>
        <w:pStyle w:val="p4"/>
        <w:rPr>
          <w:rFonts w:ascii="Aptos" w:eastAsia="Aptos" w:hAnsi="Aptos" w:cs="Aptos"/>
          <w:sz w:val="32"/>
          <w:szCs w:val="32"/>
          <w:lang w:val="pl-PL" w:eastAsia="ja-JP"/>
        </w:rPr>
      </w:pPr>
      <w:r w:rsidRPr="007D575D">
        <w:rPr>
          <w:rFonts w:ascii="Aptos" w:eastAsia="Aptos" w:hAnsi="Aptos" w:cs="Aptos"/>
          <w:sz w:val="32"/>
          <w:szCs w:val="32"/>
          <w:lang w:val="pl-PL" w:eastAsia="ja-JP"/>
        </w:rPr>
        <w:t>Czy powinniśmy wrócić do rozmowy z dostawcą lub zmienić decyzję zakupową?</w:t>
      </w:r>
    </w:p>
    <w:p w14:paraId="7C936ED6" w14:textId="77777777" w:rsidR="007D575D" w:rsidRPr="007D575D" w:rsidRDefault="007D575D" w:rsidP="007D575D">
      <w:pPr>
        <w:pStyle w:val="p2"/>
        <w:rPr>
          <w:rFonts w:ascii="Aptos" w:eastAsia="Aptos" w:hAnsi="Aptos" w:cs="Aptos"/>
          <w:sz w:val="32"/>
          <w:szCs w:val="32"/>
          <w:lang w:val="pl-PL" w:eastAsia="ja-JP"/>
        </w:rPr>
      </w:pPr>
    </w:p>
    <w:p w14:paraId="3F0FF8A9" w14:textId="7A177D78" w:rsidR="007D575D" w:rsidRPr="007D575D" w:rsidRDefault="007D575D" w:rsidP="007D575D">
      <w:pPr>
        <w:pStyle w:val="p1"/>
        <w:rPr>
          <w:rFonts w:ascii="Aptos" w:eastAsia="Aptos" w:hAnsi="Aptos" w:cs="Aptos"/>
          <w:b/>
          <w:bCs/>
          <w:sz w:val="32"/>
          <w:szCs w:val="32"/>
          <w:lang w:val="pl-PL" w:eastAsia="ja-JP"/>
        </w:rPr>
      </w:pPr>
      <w:r w:rsidRPr="007D575D">
        <w:rPr>
          <w:rFonts w:ascii="Aptos" w:eastAsia="Aptos" w:hAnsi="Aptos" w:cs="Aptos"/>
          <w:b/>
          <w:bCs/>
          <w:sz w:val="32"/>
          <w:szCs w:val="32"/>
          <w:lang w:val="pl-PL" w:eastAsia="ja-JP"/>
        </w:rPr>
        <w:t>3. Jaki</w:t>
      </w:r>
      <w:r>
        <w:rPr>
          <w:rFonts w:ascii="Aptos" w:eastAsia="Aptos" w:hAnsi="Aptos" w:cs="Aptos"/>
          <w:b/>
          <w:bCs/>
          <w:sz w:val="32"/>
          <w:szCs w:val="32"/>
          <w:lang w:val="pl-PL" w:eastAsia="ja-JP"/>
        </w:rPr>
        <w:t xml:space="preserve">e działanie </w:t>
      </w:r>
      <w:r w:rsidRPr="007D575D">
        <w:rPr>
          <w:rFonts w:ascii="Aptos" w:eastAsia="Aptos" w:hAnsi="Aptos" w:cs="Aptos"/>
          <w:b/>
          <w:bCs/>
          <w:sz w:val="32"/>
          <w:szCs w:val="32"/>
          <w:lang w:val="pl-PL" w:eastAsia="ja-JP"/>
        </w:rPr>
        <w:t>rekomendujemy?</w:t>
      </w:r>
    </w:p>
    <w:p w14:paraId="62C33B0B" w14:textId="77777777" w:rsidR="007D575D" w:rsidRPr="007D575D" w:rsidRDefault="007D575D" w:rsidP="007D575D">
      <w:pPr>
        <w:pStyle w:val="p4"/>
        <w:rPr>
          <w:rFonts w:ascii="Aptos" w:eastAsia="Aptos" w:hAnsi="Aptos" w:cs="Aptos"/>
          <w:sz w:val="32"/>
          <w:szCs w:val="32"/>
          <w:lang w:val="pl-PL" w:eastAsia="ja-JP"/>
        </w:rPr>
      </w:pPr>
      <w:r w:rsidRPr="007D575D">
        <w:rPr>
          <w:rFonts w:ascii="Aptos" w:eastAsia="Aptos" w:hAnsi="Aptos" w:cs="Aptos"/>
          <w:sz w:val="32"/>
          <w:szCs w:val="32"/>
          <w:lang w:val="pl-PL" w:eastAsia="ja-JP"/>
        </w:rPr>
        <w:t>Cena, wolumen, czas trwania umowy, indeksacja, płatność, zabezpieczenie, monitoring?</w:t>
      </w:r>
    </w:p>
    <w:p w14:paraId="76BCF20E" w14:textId="77777777" w:rsidR="007D575D" w:rsidRPr="007D575D" w:rsidRDefault="007D575D" w:rsidP="007D575D">
      <w:pPr>
        <w:pStyle w:val="p2"/>
        <w:rPr>
          <w:rFonts w:ascii="Aptos" w:eastAsia="Aptos" w:hAnsi="Aptos" w:cs="Aptos"/>
          <w:sz w:val="32"/>
          <w:szCs w:val="32"/>
          <w:lang w:val="pl-PL" w:eastAsia="ja-JP"/>
        </w:rPr>
      </w:pPr>
    </w:p>
    <w:p w14:paraId="499EF3DA" w14:textId="534E1FC8" w:rsidR="007D575D" w:rsidRPr="007D575D" w:rsidRDefault="007D575D" w:rsidP="007D575D">
      <w:pPr>
        <w:pStyle w:val="p1"/>
        <w:rPr>
          <w:rFonts w:ascii="Aptos" w:eastAsia="Aptos" w:hAnsi="Aptos" w:cs="Aptos"/>
          <w:b/>
          <w:bCs/>
          <w:sz w:val="32"/>
          <w:szCs w:val="32"/>
          <w:lang w:val="pl-PL" w:eastAsia="ja-JP"/>
        </w:rPr>
      </w:pPr>
      <w:r w:rsidRPr="007D575D">
        <w:rPr>
          <w:rFonts w:ascii="Aptos" w:eastAsia="Aptos" w:hAnsi="Aptos" w:cs="Aptos"/>
          <w:b/>
          <w:bCs/>
          <w:sz w:val="32"/>
          <w:szCs w:val="32"/>
          <w:lang w:val="pl-PL" w:eastAsia="ja-JP"/>
        </w:rPr>
        <w:t xml:space="preserve">4. Jak </w:t>
      </w:r>
      <w:r w:rsidR="00CE5AFC">
        <w:rPr>
          <w:rFonts w:ascii="Aptos" w:eastAsia="Aptos" w:hAnsi="Aptos" w:cs="Aptos"/>
          <w:b/>
          <w:bCs/>
          <w:sz w:val="32"/>
          <w:szCs w:val="32"/>
          <w:lang w:val="pl-PL" w:eastAsia="ja-JP"/>
        </w:rPr>
        <w:t>można to powiedzieć</w:t>
      </w:r>
      <w:r w:rsidRPr="007D575D">
        <w:rPr>
          <w:rFonts w:ascii="Aptos" w:eastAsia="Aptos" w:hAnsi="Aptos" w:cs="Aptos"/>
          <w:b/>
          <w:bCs/>
          <w:sz w:val="32"/>
          <w:szCs w:val="32"/>
          <w:lang w:val="pl-PL" w:eastAsia="ja-JP"/>
        </w:rPr>
        <w:t xml:space="preserve"> dostawcy?</w:t>
      </w:r>
    </w:p>
    <w:p w14:paraId="71FDDA45" w14:textId="150EC588" w:rsidR="007D575D" w:rsidRDefault="007D575D" w:rsidP="007D575D">
      <w:pPr>
        <w:pStyle w:val="p4"/>
        <w:rPr>
          <w:rFonts w:ascii="Aptos" w:eastAsia="Aptos" w:hAnsi="Aptos" w:cs="Aptos"/>
          <w:sz w:val="32"/>
          <w:szCs w:val="32"/>
          <w:lang w:val="pl-PL" w:eastAsia="ja-JP"/>
        </w:rPr>
      </w:pPr>
      <w:r w:rsidRPr="007D575D">
        <w:rPr>
          <w:rFonts w:ascii="Aptos" w:eastAsia="Aptos" w:hAnsi="Aptos" w:cs="Aptos"/>
          <w:sz w:val="32"/>
          <w:szCs w:val="32"/>
          <w:lang w:val="pl-PL" w:eastAsia="ja-JP"/>
        </w:rPr>
        <w:t>Zapisz 2</w:t>
      </w:r>
      <w:r>
        <w:rPr>
          <w:rFonts w:ascii="Aptos" w:eastAsia="Aptos" w:hAnsi="Aptos" w:cs="Aptos"/>
          <w:sz w:val="32"/>
          <w:szCs w:val="32"/>
          <w:lang w:val="pl-PL" w:eastAsia="ja-JP"/>
        </w:rPr>
        <w:t>-</w:t>
      </w:r>
      <w:r w:rsidRPr="007D575D">
        <w:rPr>
          <w:rFonts w:ascii="Aptos" w:eastAsia="Aptos" w:hAnsi="Aptos" w:cs="Aptos"/>
          <w:sz w:val="32"/>
          <w:szCs w:val="32"/>
          <w:lang w:val="pl-PL" w:eastAsia="ja-JP"/>
        </w:rPr>
        <w:t>3 zdania rekomendacji lub narracji.</w:t>
      </w:r>
    </w:p>
    <w:p w14:paraId="1C0A7C09" w14:textId="77777777" w:rsidR="007D575D" w:rsidRDefault="007D575D">
      <w:pPr>
        <w:rPr>
          <w:rFonts w:ascii="Aptos" w:eastAsia="Aptos" w:hAnsi="Aptos" w:cs="Aptos"/>
          <w:sz w:val="32"/>
          <w:szCs w:val="32"/>
          <w:lang w:val="pl-PL"/>
        </w:rPr>
      </w:pPr>
      <w:r>
        <w:rPr>
          <w:rFonts w:ascii="Aptos" w:eastAsia="Aptos" w:hAnsi="Aptos" w:cs="Aptos"/>
          <w:sz w:val="32"/>
          <w:szCs w:val="32"/>
          <w:lang w:val="pl-PL"/>
        </w:rPr>
        <w:br w:type="page"/>
      </w:r>
    </w:p>
    <w:p w14:paraId="1F38A4CA" w14:textId="77777777" w:rsidR="009F02E1" w:rsidRPr="00D04DDD" w:rsidRDefault="009F02E1" w:rsidP="009F02E1">
      <w:pPr>
        <w:pStyle w:val="Heading2"/>
        <w:rPr>
          <w:rFonts w:ascii="Aptos" w:eastAsia="Aptos" w:hAnsi="Aptos" w:cs="Aptos"/>
          <w:b/>
          <w:bCs/>
          <w:color w:val="auto"/>
          <w:sz w:val="28"/>
          <w:szCs w:val="28"/>
          <w:lang w:val="pl-PL"/>
        </w:rPr>
      </w:pPr>
      <w:r w:rsidRPr="00D04DDD">
        <w:rPr>
          <w:rFonts w:ascii="Aptos" w:eastAsia="Aptos" w:hAnsi="Aptos" w:cs="Aptos"/>
          <w:b/>
          <w:bCs/>
          <w:color w:val="auto"/>
          <w:sz w:val="28"/>
          <w:szCs w:val="28"/>
          <w:lang w:val="pl-PL"/>
        </w:rPr>
        <w:lastRenderedPageBreak/>
        <w:t>Ćwiczenie 1</w:t>
      </w:r>
    </w:p>
    <w:p w14:paraId="53D63266" w14:textId="63164209" w:rsidR="009F02E1" w:rsidRPr="007C6BA3" w:rsidRDefault="009F02E1" w:rsidP="009F02E1">
      <w:pPr>
        <w:pStyle w:val="p3"/>
        <w:rPr>
          <w:rFonts w:ascii="Aptos" w:eastAsia="Aptos" w:hAnsi="Aptos" w:cs="Aptos"/>
          <w:b/>
          <w:bCs/>
          <w:sz w:val="28"/>
          <w:szCs w:val="28"/>
          <w:lang w:val="pl-PL" w:eastAsia="ja-JP"/>
        </w:rPr>
      </w:pPr>
      <w:r w:rsidRPr="007C6BA3">
        <w:rPr>
          <w:rFonts w:ascii="Aptos" w:eastAsia="Aptos" w:hAnsi="Aptos" w:cs="Aptos"/>
          <w:b/>
          <w:bCs/>
          <w:sz w:val="28"/>
          <w:szCs w:val="28"/>
          <w:lang w:val="pl-PL" w:eastAsia="ja-JP"/>
        </w:rPr>
        <w:t>Kiedy naprawdę wracać do negocjacji z dostawcą</w:t>
      </w:r>
    </w:p>
    <w:p w14:paraId="66C6F0A3" w14:textId="7E1508EF" w:rsidR="009F02E1" w:rsidRPr="007C6BA3" w:rsidRDefault="009F02E1" w:rsidP="009F02E1">
      <w:pPr>
        <w:pStyle w:val="Heading3"/>
        <w:rPr>
          <w:rFonts w:ascii="Aptos" w:eastAsia="Aptos" w:hAnsi="Aptos" w:cs="Aptos"/>
          <w:color w:val="auto"/>
          <w:lang w:val="pl-PL"/>
        </w:rPr>
      </w:pPr>
      <w:r w:rsidRPr="007C6BA3">
        <w:rPr>
          <w:rFonts w:ascii="Aptos" w:eastAsia="Aptos" w:hAnsi="Aptos" w:cs="Aptos"/>
          <w:color w:val="auto"/>
          <w:lang w:val="pl-PL"/>
        </w:rPr>
        <w:t>Opis sytuacji</w:t>
      </w:r>
    </w:p>
    <w:p w14:paraId="790A7DA5" w14:textId="6428B800" w:rsidR="009F02E1" w:rsidRPr="007C6BA3" w:rsidRDefault="009F02E1" w:rsidP="009F02E1">
      <w:pPr>
        <w:pStyle w:val="p4"/>
        <w:numPr>
          <w:ilvl w:val="0"/>
          <w:numId w:val="19"/>
        </w:numPr>
        <w:rPr>
          <w:rFonts w:ascii="Aptos" w:eastAsia="Aptos" w:hAnsi="Aptos" w:cs="Aptos"/>
          <w:sz w:val="28"/>
          <w:szCs w:val="28"/>
          <w:lang w:val="pl-PL" w:eastAsia="ja-JP"/>
        </w:rPr>
      </w:pPr>
      <w:r w:rsidRPr="007C6BA3">
        <w:rPr>
          <w:rFonts w:ascii="Aptos" w:eastAsia="Aptos" w:hAnsi="Aptos" w:cs="Aptos"/>
          <w:sz w:val="28"/>
          <w:szCs w:val="28"/>
          <w:lang w:val="pl-PL" w:eastAsia="ja-JP"/>
        </w:rPr>
        <w:t>Twoja firma ma aktywną umowę z dostawcą.</w:t>
      </w:r>
    </w:p>
    <w:p w14:paraId="1A97C33F" w14:textId="512DA65E" w:rsidR="009F02E1" w:rsidRPr="007C6BA3" w:rsidRDefault="009F02E1" w:rsidP="009F02E1">
      <w:pPr>
        <w:pStyle w:val="p4"/>
        <w:numPr>
          <w:ilvl w:val="0"/>
          <w:numId w:val="19"/>
        </w:numPr>
        <w:rPr>
          <w:rFonts w:ascii="Aptos" w:eastAsia="Aptos" w:hAnsi="Aptos" w:cs="Aptos"/>
          <w:sz w:val="28"/>
          <w:szCs w:val="28"/>
          <w:lang w:val="pl-PL" w:eastAsia="ja-JP"/>
        </w:rPr>
      </w:pPr>
      <w:r w:rsidRPr="007C6BA3">
        <w:rPr>
          <w:rFonts w:ascii="Aptos" w:eastAsia="Aptos" w:hAnsi="Aptos" w:cs="Aptos"/>
          <w:sz w:val="28"/>
          <w:szCs w:val="28"/>
          <w:lang w:val="pl-PL" w:eastAsia="ja-JP"/>
        </w:rPr>
        <w:t>Do końca kontraktu pozostało jeszcze 7 miesięcy.</w:t>
      </w:r>
    </w:p>
    <w:p w14:paraId="27D02B9A" w14:textId="2EC20D1F" w:rsidR="009F02E1" w:rsidRPr="007C6BA3" w:rsidRDefault="009F02E1" w:rsidP="009F02E1">
      <w:pPr>
        <w:pStyle w:val="p4"/>
        <w:numPr>
          <w:ilvl w:val="0"/>
          <w:numId w:val="19"/>
        </w:numPr>
        <w:rPr>
          <w:rFonts w:ascii="Aptos" w:eastAsia="Aptos" w:hAnsi="Aptos" w:cs="Aptos"/>
          <w:sz w:val="28"/>
          <w:szCs w:val="28"/>
          <w:lang w:val="pl-PL" w:eastAsia="ja-JP"/>
        </w:rPr>
      </w:pPr>
      <w:r w:rsidRPr="007C6BA3">
        <w:rPr>
          <w:rFonts w:ascii="Aptos" w:eastAsia="Aptos" w:hAnsi="Aptos" w:cs="Aptos"/>
          <w:sz w:val="28"/>
          <w:szCs w:val="28"/>
          <w:lang w:val="pl-PL" w:eastAsia="ja-JP"/>
        </w:rPr>
        <w:t>Cena zakupu została uzgodniona wcześniej i obecnie wynosi:</w:t>
      </w:r>
    </w:p>
    <w:p w14:paraId="4FFC1634" w14:textId="4F5AB192" w:rsidR="009F02E1" w:rsidRPr="007C6BA3" w:rsidRDefault="009F02E1" w:rsidP="009F02E1">
      <w:pPr>
        <w:pStyle w:val="p3"/>
        <w:numPr>
          <w:ilvl w:val="0"/>
          <w:numId w:val="19"/>
        </w:numPr>
        <w:rPr>
          <w:rFonts w:ascii="Aptos" w:eastAsia="Aptos" w:hAnsi="Aptos" w:cs="Aptos"/>
          <w:sz w:val="28"/>
          <w:szCs w:val="28"/>
          <w:lang w:val="pl-PL" w:eastAsia="ja-JP"/>
        </w:rPr>
      </w:pPr>
      <w:r w:rsidRPr="007C6BA3">
        <w:rPr>
          <w:rFonts w:ascii="Aptos" w:eastAsia="Aptos" w:hAnsi="Aptos" w:cs="Aptos"/>
          <w:sz w:val="28"/>
          <w:szCs w:val="28"/>
          <w:lang w:val="pl-PL" w:eastAsia="ja-JP"/>
        </w:rPr>
        <w:t>Cena kontraktowa: 100 PLN / jednostkę</w:t>
      </w:r>
    </w:p>
    <w:p w14:paraId="57E3524F" w14:textId="1C309D09" w:rsidR="009F02E1" w:rsidRPr="007C6BA3" w:rsidRDefault="009F02E1" w:rsidP="009F02E1">
      <w:pPr>
        <w:pStyle w:val="p4"/>
        <w:rPr>
          <w:rFonts w:ascii="Aptos" w:eastAsia="Aptos" w:hAnsi="Aptos" w:cs="Aptos"/>
          <w:sz w:val="28"/>
          <w:szCs w:val="28"/>
          <w:lang w:val="pl-PL" w:eastAsia="ja-JP"/>
        </w:rPr>
      </w:pPr>
      <w:r w:rsidRPr="007C6BA3">
        <w:rPr>
          <w:rFonts w:ascii="Aptos" w:eastAsia="Aptos" w:hAnsi="Aptos" w:cs="Aptos"/>
          <w:sz w:val="28"/>
          <w:szCs w:val="28"/>
          <w:lang w:val="pl-PL" w:eastAsia="ja-JP"/>
        </w:rPr>
        <w:t>W ostatnich miesiącach zmieniły się jednak warunki kosztowe kategorii.</w:t>
      </w:r>
    </w:p>
    <w:p w14:paraId="46D97A3D" w14:textId="05323446" w:rsidR="009F02E1" w:rsidRPr="007C6BA3" w:rsidRDefault="009F02E1" w:rsidP="009F02E1">
      <w:pPr>
        <w:pStyle w:val="p4"/>
        <w:rPr>
          <w:rFonts w:ascii="Aptos" w:eastAsia="Aptos" w:hAnsi="Aptos" w:cs="Aptos"/>
          <w:sz w:val="28"/>
          <w:szCs w:val="28"/>
          <w:lang w:val="pl-PL" w:eastAsia="ja-JP"/>
        </w:rPr>
      </w:pPr>
      <w:r w:rsidRPr="007C6BA3">
        <w:rPr>
          <w:rFonts w:ascii="Aptos" w:eastAsia="Aptos" w:hAnsi="Aptos" w:cs="Aptos"/>
          <w:sz w:val="28"/>
          <w:szCs w:val="28"/>
          <w:lang w:val="pl-PL" w:eastAsia="ja-JP"/>
        </w:rPr>
        <w:t xml:space="preserve">Twoim zadaniem jest ocenić, czy </w:t>
      </w:r>
      <w:r w:rsidR="00CE5AFC">
        <w:rPr>
          <w:rFonts w:ascii="Aptos" w:eastAsia="Aptos" w:hAnsi="Aptos" w:cs="Aptos"/>
          <w:sz w:val="28"/>
          <w:szCs w:val="28"/>
          <w:lang w:val="pl-PL" w:eastAsia="ja-JP"/>
        </w:rPr>
        <w:t>należy</w:t>
      </w:r>
      <w:r w:rsidRPr="007C6BA3">
        <w:rPr>
          <w:rFonts w:ascii="Aptos" w:eastAsia="Aptos" w:hAnsi="Aptos" w:cs="Aptos"/>
          <w:sz w:val="28"/>
          <w:szCs w:val="28"/>
          <w:lang w:val="pl-PL" w:eastAsia="ja-JP"/>
        </w:rPr>
        <w:t xml:space="preserve"> wrócić do negocjacji już teraz, mimo że umowa nadal obowiązuje</w:t>
      </w:r>
      <w:r w:rsidR="00CE5AFC">
        <w:rPr>
          <w:rFonts w:ascii="Aptos" w:eastAsia="Aptos" w:hAnsi="Aptos" w:cs="Aptos"/>
          <w:sz w:val="28"/>
          <w:szCs w:val="28"/>
          <w:lang w:val="pl-PL" w:eastAsia="ja-JP"/>
        </w:rPr>
        <w:t>.</w:t>
      </w:r>
    </w:p>
    <w:p w14:paraId="5877D913" w14:textId="77777777" w:rsidR="007D575D" w:rsidRPr="007C6BA3" w:rsidRDefault="007D575D" w:rsidP="007D575D">
      <w:pPr>
        <w:pStyle w:val="p4"/>
        <w:rPr>
          <w:rFonts w:ascii="Aptos" w:eastAsia="Aptos" w:hAnsi="Aptos" w:cs="Aptos"/>
          <w:sz w:val="28"/>
          <w:szCs w:val="28"/>
          <w:lang w:val="pl-PL" w:eastAsia="ja-JP"/>
        </w:rPr>
      </w:pPr>
    </w:p>
    <w:p w14:paraId="2B113BC6" w14:textId="77777777" w:rsidR="00D36D85" w:rsidRDefault="00D36D85">
      <w:pPr>
        <w:rPr>
          <w:rFonts w:ascii="Aptos" w:eastAsia="Aptos" w:hAnsi="Aptos" w:cs="Aptos"/>
          <w:b/>
          <w:bCs/>
          <w:sz w:val="28"/>
          <w:szCs w:val="28"/>
          <w:lang w:val="pl-PL"/>
        </w:rPr>
      </w:pPr>
      <w:r>
        <w:rPr>
          <w:rFonts w:ascii="Aptos" w:eastAsia="Aptos" w:hAnsi="Aptos" w:cs="Aptos"/>
          <w:b/>
          <w:bCs/>
          <w:sz w:val="28"/>
          <w:szCs w:val="28"/>
          <w:lang w:val="pl-PL"/>
        </w:rPr>
        <w:br w:type="page"/>
      </w:r>
    </w:p>
    <w:p w14:paraId="4A355CC9" w14:textId="74D85A68" w:rsidR="007C6BA3" w:rsidRPr="007C6BA3" w:rsidRDefault="007C6BA3" w:rsidP="007C6BA3">
      <w:pPr>
        <w:pStyle w:val="p4"/>
        <w:rPr>
          <w:rFonts w:ascii="Aptos" w:eastAsia="Aptos" w:hAnsi="Aptos" w:cs="Aptos"/>
          <w:b/>
          <w:bCs/>
          <w:sz w:val="28"/>
          <w:szCs w:val="28"/>
          <w:lang w:val="pl-PL" w:eastAsia="ja-JP"/>
        </w:rPr>
      </w:pPr>
      <w:r w:rsidRPr="007C6BA3">
        <w:rPr>
          <w:rFonts w:ascii="Aptos" w:eastAsia="Aptos" w:hAnsi="Aptos" w:cs="Aptos"/>
          <w:b/>
          <w:bCs/>
          <w:sz w:val="28"/>
          <w:szCs w:val="28"/>
          <w:lang w:val="pl-PL" w:eastAsia="ja-JP"/>
        </w:rPr>
        <w:lastRenderedPageBreak/>
        <w:t>Scenariusz A – koszty kategorii spadają</w:t>
      </w:r>
    </w:p>
    <w:p w14:paraId="7C355E09" w14:textId="77777777" w:rsidR="007C6BA3" w:rsidRPr="007C6BA3" w:rsidRDefault="007C6BA3" w:rsidP="007C6BA3">
      <w:pPr>
        <w:pStyle w:val="p4"/>
        <w:rPr>
          <w:rFonts w:ascii="Aptos" w:eastAsia="Aptos" w:hAnsi="Aptos" w:cs="Aptos"/>
          <w:sz w:val="28"/>
          <w:szCs w:val="28"/>
          <w:lang w:val="pl-PL" w:eastAsia="ja-JP"/>
        </w:rPr>
      </w:pPr>
      <w:r w:rsidRPr="007C6BA3">
        <w:rPr>
          <w:rFonts w:ascii="Aptos" w:eastAsia="Aptos" w:hAnsi="Aptos" w:cs="Aptos"/>
          <w:sz w:val="28"/>
          <w:szCs w:val="28"/>
          <w:lang w:val="pl-PL" w:eastAsia="ja-JP"/>
        </w:rPr>
        <w:t>Dane</w:t>
      </w:r>
    </w:p>
    <w:p w14:paraId="2665895D" w14:textId="5251B38F" w:rsidR="007C6BA3" w:rsidRPr="007C6BA3" w:rsidRDefault="00CE5AFC" w:rsidP="007C6BA3">
      <w:pPr>
        <w:pStyle w:val="p4"/>
        <w:numPr>
          <w:ilvl w:val="0"/>
          <w:numId w:val="21"/>
        </w:numPr>
        <w:rPr>
          <w:rFonts w:ascii="Aptos" w:eastAsia="Aptos" w:hAnsi="Aptos" w:cs="Aptos"/>
          <w:sz w:val="28"/>
          <w:szCs w:val="28"/>
          <w:lang w:val="pl-PL" w:eastAsia="ja-JP"/>
        </w:rPr>
      </w:pPr>
      <w:r>
        <w:rPr>
          <w:rFonts w:ascii="Aptos" w:eastAsia="Aptos" w:hAnsi="Aptos" w:cs="Aptos"/>
          <w:sz w:val="28"/>
          <w:szCs w:val="28"/>
          <w:lang w:val="pl-PL" w:eastAsia="ja-JP"/>
        </w:rPr>
        <w:t>c</w:t>
      </w:r>
      <w:r w:rsidR="007C6BA3" w:rsidRPr="007C6BA3">
        <w:rPr>
          <w:rFonts w:ascii="Aptos" w:eastAsia="Aptos" w:hAnsi="Aptos" w:cs="Aptos"/>
          <w:sz w:val="28"/>
          <w:szCs w:val="28"/>
          <w:lang w:val="pl-PL" w:eastAsia="ja-JP"/>
        </w:rPr>
        <w:t>ena kontraktowa: 100 PLN / jednostkę</w:t>
      </w:r>
    </w:p>
    <w:p w14:paraId="205385A3" w14:textId="0EF0DBFD" w:rsidR="007C6BA3" w:rsidRPr="007C6BA3" w:rsidRDefault="00CE5AFC" w:rsidP="007C6BA3">
      <w:pPr>
        <w:pStyle w:val="p4"/>
        <w:numPr>
          <w:ilvl w:val="0"/>
          <w:numId w:val="21"/>
        </w:numPr>
        <w:rPr>
          <w:rFonts w:ascii="Aptos" w:eastAsia="Aptos" w:hAnsi="Aptos" w:cs="Aptos"/>
          <w:sz w:val="28"/>
          <w:szCs w:val="28"/>
          <w:lang w:val="pl-PL" w:eastAsia="ja-JP"/>
        </w:rPr>
      </w:pPr>
      <w:r>
        <w:rPr>
          <w:rFonts w:ascii="Aptos" w:eastAsia="Aptos" w:hAnsi="Aptos" w:cs="Aptos"/>
          <w:sz w:val="28"/>
          <w:szCs w:val="28"/>
          <w:lang w:val="pl-PL" w:eastAsia="ja-JP"/>
        </w:rPr>
        <w:t>a</w:t>
      </w:r>
      <w:r w:rsidR="007C6BA3" w:rsidRPr="007C6BA3">
        <w:rPr>
          <w:rFonts w:ascii="Aptos" w:eastAsia="Aptos" w:hAnsi="Aptos" w:cs="Aptos"/>
          <w:sz w:val="28"/>
          <w:szCs w:val="28"/>
          <w:lang w:val="pl-PL" w:eastAsia="ja-JP"/>
        </w:rPr>
        <w:t>ktualny koszt zasadny kategorii: 91 PLN / jednostkę</w:t>
      </w:r>
    </w:p>
    <w:p w14:paraId="3F3A7151" w14:textId="707DF04F" w:rsidR="007C6BA3" w:rsidRPr="007C6BA3" w:rsidRDefault="00CE5AFC" w:rsidP="007C6BA3">
      <w:pPr>
        <w:pStyle w:val="p4"/>
        <w:numPr>
          <w:ilvl w:val="0"/>
          <w:numId w:val="21"/>
        </w:numPr>
        <w:rPr>
          <w:rFonts w:ascii="Aptos" w:eastAsia="Aptos" w:hAnsi="Aptos" w:cs="Aptos"/>
          <w:sz w:val="28"/>
          <w:szCs w:val="28"/>
          <w:lang w:val="pl-PL" w:eastAsia="ja-JP"/>
        </w:rPr>
      </w:pPr>
      <w:r>
        <w:rPr>
          <w:rFonts w:ascii="Aptos" w:eastAsia="Aptos" w:hAnsi="Aptos" w:cs="Aptos"/>
          <w:sz w:val="28"/>
          <w:szCs w:val="28"/>
          <w:lang w:val="pl-PL" w:eastAsia="ja-JP"/>
        </w:rPr>
        <w:t>z</w:t>
      </w:r>
      <w:r w:rsidR="007C6BA3" w:rsidRPr="007C6BA3">
        <w:rPr>
          <w:rFonts w:ascii="Aptos" w:eastAsia="Aptos" w:hAnsi="Aptos" w:cs="Aptos"/>
          <w:sz w:val="28"/>
          <w:szCs w:val="28"/>
          <w:lang w:val="pl-PL" w:eastAsia="ja-JP"/>
        </w:rPr>
        <w:t>miana kosztu kategorii w ostatnich 4 miesiącach: -9%</w:t>
      </w:r>
    </w:p>
    <w:p w14:paraId="401A059F" w14:textId="7D41BDBC" w:rsidR="007C6BA3" w:rsidRPr="007C6BA3" w:rsidRDefault="00CE5AFC" w:rsidP="007C6BA3">
      <w:pPr>
        <w:pStyle w:val="p4"/>
        <w:numPr>
          <w:ilvl w:val="0"/>
          <w:numId w:val="21"/>
        </w:numPr>
        <w:rPr>
          <w:rFonts w:ascii="Aptos" w:eastAsia="Aptos" w:hAnsi="Aptos" w:cs="Aptos"/>
          <w:sz w:val="28"/>
          <w:szCs w:val="28"/>
          <w:lang w:val="pl-PL" w:eastAsia="ja-JP"/>
        </w:rPr>
      </w:pPr>
      <w:r>
        <w:rPr>
          <w:rFonts w:ascii="Aptos" w:eastAsia="Aptos" w:hAnsi="Aptos" w:cs="Aptos"/>
          <w:sz w:val="28"/>
          <w:szCs w:val="28"/>
          <w:lang w:val="pl-PL" w:eastAsia="ja-JP"/>
        </w:rPr>
        <w:t>u</w:t>
      </w:r>
      <w:r w:rsidR="007C6BA3" w:rsidRPr="007C6BA3">
        <w:rPr>
          <w:rFonts w:ascii="Aptos" w:eastAsia="Aptos" w:hAnsi="Aptos" w:cs="Aptos"/>
          <w:sz w:val="28"/>
          <w:szCs w:val="28"/>
          <w:lang w:val="pl-PL" w:eastAsia="ja-JP"/>
        </w:rPr>
        <w:t>dział głównego drivera kosztowego w koszcie kategorii: 58%</w:t>
      </w:r>
    </w:p>
    <w:p w14:paraId="7C436A03" w14:textId="78AC8DB7" w:rsidR="007C6BA3" w:rsidRPr="00D36D85" w:rsidRDefault="00CE5AFC" w:rsidP="007D575D">
      <w:pPr>
        <w:pStyle w:val="p4"/>
        <w:numPr>
          <w:ilvl w:val="0"/>
          <w:numId w:val="21"/>
        </w:numPr>
        <w:rPr>
          <w:rFonts w:ascii="Aptos" w:eastAsia="Aptos" w:hAnsi="Aptos" w:cs="Aptos"/>
          <w:sz w:val="28"/>
          <w:szCs w:val="28"/>
          <w:lang w:val="pl-PL" w:eastAsia="ja-JP"/>
        </w:rPr>
      </w:pPr>
      <w:r>
        <w:rPr>
          <w:rFonts w:ascii="Aptos" w:eastAsia="Aptos" w:hAnsi="Aptos" w:cs="Aptos"/>
          <w:sz w:val="28"/>
          <w:szCs w:val="28"/>
          <w:lang w:val="pl-PL" w:eastAsia="ja-JP"/>
        </w:rPr>
        <w:t>c</w:t>
      </w:r>
      <w:r w:rsidR="007C6BA3" w:rsidRPr="007C6BA3">
        <w:rPr>
          <w:rFonts w:ascii="Aptos" w:eastAsia="Aptos" w:hAnsi="Aptos" w:cs="Aptos"/>
          <w:sz w:val="28"/>
          <w:szCs w:val="28"/>
          <w:lang w:val="pl-PL" w:eastAsia="ja-JP"/>
        </w:rPr>
        <w:t>ena dostawcy w tym samym okresie: bez zmian</w:t>
      </w:r>
    </w:p>
    <w:p w14:paraId="5F33FEBB" w14:textId="227D564A" w:rsidR="00B64968" w:rsidRPr="00D04DDD" w:rsidRDefault="00B64968" w:rsidP="00D36D85">
      <w:pPr>
        <w:rPr>
          <w:b/>
          <w:bCs/>
          <w:lang w:val="en-PL"/>
        </w:rPr>
      </w:pPr>
      <w:r w:rsidRPr="00D04DDD">
        <w:rPr>
          <w:rFonts w:ascii="Aptos" w:eastAsia="Aptos" w:hAnsi="Aptos" w:cs="Aptos"/>
          <w:b/>
          <w:bCs/>
          <w:sz w:val="28"/>
          <w:szCs w:val="28"/>
          <w:lang w:val="pl-PL"/>
        </w:rPr>
        <w:t>1. Czy to jest moment, by wrócić do negocjacji?</w:t>
      </w:r>
    </w:p>
    <w:p w14:paraId="676AADC6" w14:textId="678C2B65" w:rsidR="00B64968" w:rsidRPr="00B64968" w:rsidRDefault="00B64968" w:rsidP="00D36D85">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0299819D" w14:textId="4F07F31E" w:rsidR="00B64968" w:rsidRPr="00D04DDD" w:rsidRDefault="00B64968" w:rsidP="00D04DDD">
      <w:pPr>
        <w:rPr>
          <w:rFonts w:ascii="Aptos" w:eastAsia="Aptos" w:hAnsi="Aptos" w:cs="Aptos"/>
          <w:b/>
          <w:bCs/>
          <w:sz w:val="28"/>
          <w:szCs w:val="28"/>
          <w:lang w:val="pl-PL"/>
        </w:rPr>
      </w:pPr>
      <w:r w:rsidRPr="00D04DDD">
        <w:rPr>
          <w:rFonts w:ascii="Aptos" w:eastAsia="Aptos" w:hAnsi="Aptos" w:cs="Aptos"/>
          <w:b/>
          <w:bCs/>
          <w:sz w:val="28"/>
          <w:szCs w:val="28"/>
          <w:lang w:val="pl-PL"/>
        </w:rPr>
        <w:t>2. Jaki jest Twój główny argument?</w:t>
      </w:r>
    </w:p>
    <w:p w14:paraId="0B32C2BE" w14:textId="06BB608F" w:rsidR="00B64968" w:rsidRPr="00B64968" w:rsidRDefault="00B64968" w:rsidP="00D36D85">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1607E151" w14:textId="5A384659" w:rsidR="00B64968" w:rsidRPr="00D04DDD" w:rsidRDefault="00B64968" w:rsidP="00D04DDD">
      <w:pPr>
        <w:rPr>
          <w:rFonts w:ascii="Aptos" w:eastAsia="Aptos" w:hAnsi="Aptos" w:cs="Aptos"/>
          <w:b/>
          <w:bCs/>
          <w:sz w:val="28"/>
          <w:szCs w:val="28"/>
          <w:lang w:val="pl-PL"/>
        </w:rPr>
      </w:pPr>
      <w:r w:rsidRPr="00D04DDD">
        <w:rPr>
          <w:rFonts w:ascii="Aptos" w:eastAsia="Aptos" w:hAnsi="Aptos" w:cs="Aptos"/>
          <w:b/>
          <w:bCs/>
          <w:sz w:val="28"/>
          <w:szCs w:val="28"/>
          <w:lang w:val="pl-PL"/>
        </w:rPr>
        <w:t>3. Jakie działanie rekomendujesz? Zaznacz jedną odpowiedź:</w:t>
      </w:r>
    </w:p>
    <w:p w14:paraId="475B8F8E" w14:textId="77777777" w:rsidR="00B64968" w:rsidRPr="00B64968" w:rsidRDefault="00B64968" w:rsidP="00B64968">
      <w:pPr>
        <w:pStyle w:val="p1"/>
        <w:numPr>
          <w:ilvl w:val="0"/>
          <w:numId w:val="22"/>
        </w:numPr>
        <w:rPr>
          <w:rFonts w:ascii="Aptos" w:eastAsia="Aptos" w:hAnsi="Aptos" w:cs="Aptos"/>
          <w:sz w:val="28"/>
          <w:szCs w:val="28"/>
          <w:lang w:val="pl-PL" w:eastAsia="ja-JP"/>
        </w:rPr>
      </w:pPr>
      <w:r w:rsidRPr="00B64968">
        <w:rPr>
          <w:rFonts w:ascii="Aptos" w:eastAsia="Aptos" w:hAnsi="Aptos" w:cs="Aptos"/>
          <w:sz w:val="28"/>
          <w:szCs w:val="28"/>
          <w:lang w:val="pl-PL" w:eastAsia="ja-JP"/>
        </w:rPr>
        <w:t>czekamy do końca umowy</w:t>
      </w:r>
    </w:p>
    <w:p w14:paraId="1E9F1E18" w14:textId="77777777" w:rsidR="00B64968" w:rsidRPr="00B64968" w:rsidRDefault="00B64968" w:rsidP="00B64968">
      <w:pPr>
        <w:pStyle w:val="p1"/>
        <w:numPr>
          <w:ilvl w:val="0"/>
          <w:numId w:val="22"/>
        </w:numPr>
        <w:rPr>
          <w:rFonts w:ascii="Aptos" w:eastAsia="Aptos" w:hAnsi="Aptos" w:cs="Aptos"/>
          <w:sz w:val="28"/>
          <w:szCs w:val="28"/>
          <w:lang w:val="pl-PL" w:eastAsia="ja-JP"/>
        </w:rPr>
      </w:pPr>
      <w:r w:rsidRPr="00B64968">
        <w:rPr>
          <w:rFonts w:ascii="Aptos" w:eastAsia="Aptos" w:hAnsi="Aptos" w:cs="Aptos"/>
          <w:sz w:val="28"/>
          <w:szCs w:val="28"/>
          <w:lang w:val="pl-PL" w:eastAsia="ja-JP"/>
        </w:rPr>
        <w:t>wracamy do rozmowy o obniżce ceny</w:t>
      </w:r>
    </w:p>
    <w:p w14:paraId="59523A96" w14:textId="77777777" w:rsidR="00B64968" w:rsidRPr="00B64968" w:rsidRDefault="00B64968" w:rsidP="00B64968">
      <w:pPr>
        <w:pStyle w:val="p1"/>
        <w:numPr>
          <w:ilvl w:val="0"/>
          <w:numId w:val="22"/>
        </w:numPr>
        <w:rPr>
          <w:rFonts w:ascii="Aptos" w:eastAsia="Aptos" w:hAnsi="Aptos" w:cs="Aptos"/>
          <w:sz w:val="28"/>
          <w:szCs w:val="28"/>
          <w:lang w:val="pl-PL" w:eastAsia="ja-JP"/>
        </w:rPr>
      </w:pPr>
      <w:r w:rsidRPr="00B64968">
        <w:rPr>
          <w:rFonts w:ascii="Aptos" w:eastAsia="Aptos" w:hAnsi="Aptos" w:cs="Aptos"/>
          <w:sz w:val="28"/>
          <w:szCs w:val="28"/>
          <w:lang w:val="pl-PL" w:eastAsia="ja-JP"/>
        </w:rPr>
        <w:t>zwiększamy monitoring, ale bez rozmowy</w:t>
      </w:r>
    </w:p>
    <w:p w14:paraId="719F7AA5" w14:textId="6E8CE7AF" w:rsidR="00B64968" w:rsidRPr="00D36D85" w:rsidRDefault="00B64968" w:rsidP="00B64968">
      <w:pPr>
        <w:pStyle w:val="p1"/>
        <w:numPr>
          <w:ilvl w:val="0"/>
          <w:numId w:val="22"/>
        </w:numPr>
        <w:rPr>
          <w:rFonts w:ascii="Aptos" w:eastAsia="Aptos" w:hAnsi="Aptos" w:cs="Aptos"/>
          <w:sz w:val="28"/>
          <w:szCs w:val="28"/>
          <w:lang w:val="pl-PL" w:eastAsia="ja-JP"/>
        </w:rPr>
      </w:pPr>
      <w:r w:rsidRPr="00B64968">
        <w:rPr>
          <w:rFonts w:ascii="Aptos" w:eastAsia="Aptos" w:hAnsi="Aptos" w:cs="Aptos"/>
          <w:sz w:val="28"/>
          <w:szCs w:val="28"/>
          <w:lang w:val="pl-PL" w:eastAsia="ja-JP"/>
        </w:rPr>
        <w:t>proponujemy inną zmianę warunków</w:t>
      </w:r>
    </w:p>
    <w:p w14:paraId="74985D49" w14:textId="2B1A0B15" w:rsidR="00B64968" w:rsidRPr="00D04DDD" w:rsidRDefault="00B64968" w:rsidP="00D04DDD">
      <w:pPr>
        <w:rPr>
          <w:rFonts w:ascii="Aptos" w:eastAsia="Aptos" w:hAnsi="Aptos" w:cs="Aptos"/>
          <w:b/>
          <w:bCs/>
          <w:sz w:val="28"/>
          <w:szCs w:val="28"/>
          <w:lang w:val="pl-PL"/>
        </w:rPr>
      </w:pPr>
      <w:r w:rsidRPr="00D04DDD">
        <w:rPr>
          <w:rFonts w:ascii="Aptos" w:eastAsia="Aptos" w:hAnsi="Aptos" w:cs="Aptos"/>
          <w:b/>
          <w:bCs/>
          <w:sz w:val="28"/>
          <w:szCs w:val="28"/>
          <w:lang w:val="pl-PL"/>
        </w:rPr>
        <w:t>4. Jakimi 2 zdaniami rozpocz</w:t>
      </w:r>
      <w:r w:rsidR="00D36D85" w:rsidRPr="00D04DDD">
        <w:rPr>
          <w:rFonts w:ascii="Aptos" w:eastAsia="Aptos" w:hAnsi="Aptos" w:cs="Aptos"/>
          <w:b/>
          <w:bCs/>
          <w:sz w:val="28"/>
          <w:szCs w:val="28"/>
          <w:lang w:val="pl-PL"/>
        </w:rPr>
        <w:t>niesz</w:t>
      </w:r>
      <w:r w:rsidRPr="00D04DDD">
        <w:rPr>
          <w:rFonts w:ascii="Aptos" w:eastAsia="Aptos" w:hAnsi="Aptos" w:cs="Aptos"/>
          <w:b/>
          <w:bCs/>
          <w:sz w:val="28"/>
          <w:szCs w:val="28"/>
          <w:lang w:val="pl-PL"/>
        </w:rPr>
        <w:t xml:space="preserve"> rozmowę z dostawcą?</w:t>
      </w:r>
    </w:p>
    <w:p w14:paraId="143FA0D9" w14:textId="77777777" w:rsidR="00B64968" w:rsidRPr="00B64968" w:rsidRDefault="00B64968" w:rsidP="00B64968">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6B4DCAC9" w14:textId="2517B60D" w:rsidR="00B64968" w:rsidRPr="00B64968" w:rsidRDefault="00B64968" w:rsidP="00D04DDD">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3F81B3A7" w14:textId="39396A55" w:rsidR="00B64968" w:rsidRPr="00D04DDD" w:rsidRDefault="00B64968" w:rsidP="00B64968">
      <w:pPr>
        <w:pStyle w:val="Heading3"/>
        <w:rPr>
          <w:rFonts w:ascii="Aptos" w:eastAsia="Aptos" w:hAnsi="Aptos" w:cs="Aptos"/>
          <w:b/>
          <w:bCs/>
          <w:color w:val="auto"/>
          <w:lang w:val="pl-PL"/>
        </w:rPr>
      </w:pPr>
      <w:r w:rsidRPr="00D04DDD">
        <w:rPr>
          <w:rFonts w:ascii="Aptos" w:eastAsia="Aptos" w:hAnsi="Aptos" w:cs="Aptos"/>
          <w:b/>
          <w:bCs/>
          <w:color w:val="auto"/>
          <w:lang w:val="pl-PL"/>
        </w:rPr>
        <w:t xml:space="preserve">Wniosek </w:t>
      </w:r>
    </w:p>
    <w:p w14:paraId="6DD5D4B3" w14:textId="77777777" w:rsidR="00B64968" w:rsidRPr="00B64968" w:rsidRDefault="00B64968" w:rsidP="00B64968">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3F4DB85C" w14:textId="77777777" w:rsidR="00B64968" w:rsidRPr="00B64968" w:rsidRDefault="00B64968" w:rsidP="00B64968">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23A67977" w14:textId="4614060F" w:rsidR="00D36D85" w:rsidRDefault="00B64968" w:rsidP="00B64968">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09394352" w14:textId="77777777" w:rsidR="00D36D85" w:rsidRDefault="00D36D85">
      <w:pPr>
        <w:rPr>
          <w:rFonts w:ascii="Aptos" w:eastAsia="Aptos" w:hAnsi="Aptos" w:cs="Aptos"/>
          <w:sz w:val="28"/>
          <w:szCs w:val="28"/>
          <w:lang w:val="pl-PL"/>
        </w:rPr>
      </w:pPr>
      <w:r>
        <w:rPr>
          <w:rFonts w:ascii="Aptos" w:eastAsia="Aptos" w:hAnsi="Aptos" w:cs="Aptos"/>
          <w:sz w:val="28"/>
          <w:szCs w:val="28"/>
          <w:lang w:val="pl-PL"/>
        </w:rPr>
        <w:br w:type="page"/>
      </w:r>
    </w:p>
    <w:p w14:paraId="5A0D4654" w14:textId="4CCE4108" w:rsidR="004A367E" w:rsidRPr="004A367E" w:rsidRDefault="004A367E" w:rsidP="004A367E">
      <w:pPr>
        <w:pStyle w:val="p4"/>
        <w:rPr>
          <w:rFonts w:ascii="Aptos" w:eastAsia="Aptos" w:hAnsi="Aptos" w:cs="Aptos"/>
          <w:b/>
          <w:bCs/>
          <w:sz w:val="28"/>
          <w:szCs w:val="28"/>
          <w:lang w:val="pl-PL" w:eastAsia="ja-JP"/>
        </w:rPr>
      </w:pPr>
      <w:r w:rsidRPr="004A367E">
        <w:rPr>
          <w:rFonts w:ascii="Aptos" w:eastAsia="Aptos" w:hAnsi="Aptos" w:cs="Aptos"/>
          <w:b/>
          <w:bCs/>
          <w:sz w:val="28"/>
          <w:szCs w:val="28"/>
          <w:lang w:val="pl-PL" w:eastAsia="ja-JP"/>
        </w:rPr>
        <w:lastRenderedPageBreak/>
        <w:t>Scenariusz B – koszty kategorii rosną</w:t>
      </w:r>
    </w:p>
    <w:p w14:paraId="4A4FF223" w14:textId="77777777" w:rsidR="004A367E" w:rsidRPr="004A367E" w:rsidRDefault="004A367E" w:rsidP="004A367E">
      <w:pPr>
        <w:pStyle w:val="p4"/>
        <w:rPr>
          <w:rFonts w:ascii="Aptos" w:eastAsia="Aptos" w:hAnsi="Aptos" w:cs="Aptos"/>
          <w:sz w:val="28"/>
          <w:szCs w:val="28"/>
          <w:lang w:val="pl-PL" w:eastAsia="ja-JP"/>
        </w:rPr>
      </w:pPr>
      <w:r w:rsidRPr="004A367E">
        <w:rPr>
          <w:rFonts w:ascii="Aptos" w:eastAsia="Aptos" w:hAnsi="Aptos" w:cs="Aptos"/>
          <w:sz w:val="28"/>
          <w:szCs w:val="28"/>
          <w:lang w:val="pl-PL" w:eastAsia="ja-JP"/>
        </w:rPr>
        <w:t>Dane</w:t>
      </w:r>
    </w:p>
    <w:p w14:paraId="7808F896" w14:textId="4C0B036E" w:rsidR="004A367E" w:rsidRPr="004A367E" w:rsidRDefault="00CE5AFC" w:rsidP="004A367E">
      <w:pPr>
        <w:pStyle w:val="p4"/>
        <w:numPr>
          <w:ilvl w:val="0"/>
          <w:numId w:val="21"/>
        </w:numPr>
        <w:rPr>
          <w:rFonts w:ascii="Aptos" w:eastAsia="Aptos" w:hAnsi="Aptos" w:cs="Aptos"/>
          <w:sz w:val="28"/>
          <w:szCs w:val="28"/>
          <w:lang w:val="pl-PL" w:eastAsia="ja-JP"/>
        </w:rPr>
      </w:pPr>
      <w:r>
        <w:rPr>
          <w:rFonts w:ascii="Aptos" w:eastAsia="Aptos" w:hAnsi="Aptos" w:cs="Aptos"/>
          <w:sz w:val="28"/>
          <w:szCs w:val="28"/>
          <w:lang w:val="pl-PL" w:eastAsia="ja-JP"/>
        </w:rPr>
        <w:t>c</w:t>
      </w:r>
      <w:r w:rsidR="004A367E" w:rsidRPr="004A367E">
        <w:rPr>
          <w:rFonts w:ascii="Aptos" w:eastAsia="Aptos" w:hAnsi="Aptos" w:cs="Aptos"/>
          <w:sz w:val="28"/>
          <w:szCs w:val="28"/>
          <w:lang w:val="pl-PL" w:eastAsia="ja-JP"/>
        </w:rPr>
        <w:t>ena kontraktowa: 100 PLN / jednostkę</w:t>
      </w:r>
    </w:p>
    <w:p w14:paraId="0B358476" w14:textId="65644294" w:rsidR="004A367E" w:rsidRPr="004A367E" w:rsidRDefault="00CE5AFC" w:rsidP="004A367E">
      <w:pPr>
        <w:pStyle w:val="p4"/>
        <w:numPr>
          <w:ilvl w:val="0"/>
          <w:numId w:val="21"/>
        </w:numPr>
        <w:rPr>
          <w:rFonts w:ascii="Aptos" w:eastAsia="Aptos" w:hAnsi="Aptos" w:cs="Aptos"/>
          <w:sz w:val="28"/>
          <w:szCs w:val="28"/>
          <w:lang w:val="pl-PL" w:eastAsia="ja-JP"/>
        </w:rPr>
      </w:pPr>
      <w:r>
        <w:rPr>
          <w:rFonts w:ascii="Aptos" w:eastAsia="Aptos" w:hAnsi="Aptos" w:cs="Aptos"/>
          <w:sz w:val="28"/>
          <w:szCs w:val="28"/>
          <w:lang w:val="pl-PL" w:eastAsia="ja-JP"/>
        </w:rPr>
        <w:t>d</w:t>
      </w:r>
      <w:r w:rsidR="004A367E" w:rsidRPr="004A367E">
        <w:rPr>
          <w:rFonts w:ascii="Aptos" w:eastAsia="Aptos" w:hAnsi="Aptos" w:cs="Aptos"/>
          <w:sz w:val="28"/>
          <w:szCs w:val="28"/>
          <w:lang w:val="pl-PL" w:eastAsia="ja-JP"/>
        </w:rPr>
        <w:t>ostawca wnioskuje o nową cenę: 112 PLN / jednostkę</w:t>
      </w:r>
    </w:p>
    <w:p w14:paraId="1F2760FC" w14:textId="0AEBAB5E" w:rsidR="004A367E" w:rsidRPr="004A367E" w:rsidRDefault="00CE5AFC" w:rsidP="004A367E">
      <w:pPr>
        <w:pStyle w:val="p4"/>
        <w:numPr>
          <w:ilvl w:val="0"/>
          <w:numId w:val="21"/>
        </w:numPr>
        <w:rPr>
          <w:rFonts w:ascii="Aptos" w:eastAsia="Aptos" w:hAnsi="Aptos" w:cs="Aptos"/>
          <w:sz w:val="28"/>
          <w:szCs w:val="28"/>
          <w:lang w:val="pl-PL" w:eastAsia="ja-JP"/>
        </w:rPr>
      </w:pPr>
      <w:r>
        <w:rPr>
          <w:rFonts w:ascii="Aptos" w:eastAsia="Aptos" w:hAnsi="Aptos" w:cs="Aptos"/>
          <w:sz w:val="28"/>
          <w:szCs w:val="28"/>
          <w:lang w:val="pl-PL" w:eastAsia="ja-JP"/>
        </w:rPr>
        <w:t>a</w:t>
      </w:r>
      <w:r w:rsidR="004A367E" w:rsidRPr="004A367E">
        <w:rPr>
          <w:rFonts w:ascii="Aptos" w:eastAsia="Aptos" w:hAnsi="Aptos" w:cs="Aptos"/>
          <w:sz w:val="28"/>
          <w:szCs w:val="28"/>
          <w:lang w:val="pl-PL" w:eastAsia="ja-JP"/>
        </w:rPr>
        <w:t>ktualny koszt zasadny kategorii: 106 PLN / jednostkę</w:t>
      </w:r>
    </w:p>
    <w:p w14:paraId="44C06D47" w14:textId="153A1A10" w:rsidR="004A367E" w:rsidRPr="004A367E" w:rsidRDefault="00CE5AFC" w:rsidP="004A367E">
      <w:pPr>
        <w:pStyle w:val="p4"/>
        <w:numPr>
          <w:ilvl w:val="0"/>
          <w:numId w:val="21"/>
        </w:numPr>
        <w:rPr>
          <w:rFonts w:ascii="Aptos" w:eastAsia="Aptos" w:hAnsi="Aptos" w:cs="Aptos"/>
          <w:sz w:val="28"/>
          <w:szCs w:val="28"/>
          <w:lang w:val="pl-PL" w:eastAsia="ja-JP"/>
        </w:rPr>
      </w:pPr>
      <w:r>
        <w:rPr>
          <w:rFonts w:ascii="Aptos" w:eastAsia="Aptos" w:hAnsi="Aptos" w:cs="Aptos"/>
          <w:sz w:val="28"/>
          <w:szCs w:val="28"/>
          <w:lang w:val="pl-PL" w:eastAsia="ja-JP"/>
        </w:rPr>
        <w:t>z</w:t>
      </w:r>
      <w:r w:rsidR="004A367E" w:rsidRPr="004A367E">
        <w:rPr>
          <w:rFonts w:ascii="Aptos" w:eastAsia="Aptos" w:hAnsi="Aptos" w:cs="Aptos"/>
          <w:sz w:val="28"/>
          <w:szCs w:val="28"/>
          <w:lang w:val="pl-PL" w:eastAsia="ja-JP"/>
        </w:rPr>
        <w:t>miana kosztu kategorii w ostatnich 4 miesiącach: +6%</w:t>
      </w:r>
    </w:p>
    <w:p w14:paraId="252D0C72" w14:textId="269E1F14" w:rsidR="004A367E" w:rsidRPr="004A367E" w:rsidRDefault="00CE5AFC" w:rsidP="004A367E">
      <w:pPr>
        <w:pStyle w:val="p4"/>
        <w:numPr>
          <w:ilvl w:val="0"/>
          <w:numId w:val="21"/>
        </w:numPr>
        <w:rPr>
          <w:rFonts w:ascii="Aptos" w:eastAsia="Aptos" w:hAnsi="Aptos" w:cs="Aptos"/>
          <w:sz w:val="28"/>
          <w:szCs w:val="28"/>
          <w:lang w:val="pl-PL" w:eastAsia="ja-JP"/>
        </w:rPr>
      </w:pPr>
      <w:r>
        <w:rPr>
          <w:rFonts w:ascii="Aptos" w:eastAsia="Aptos" w:hAnsi="Aptos" w:cs="Aptos"/>
          <w:sz w:val="28"/>
          <w:szCs w:val="28"/>
          <w:lang w:val="pl-PL" w:eastAsia="ja-JP"/>
        </w:rPr>
        <w:t>u</w:t>
      </w:r>
      <w:r w:rsidR="004A367E" w:rsidRPr="004A367E">
        <w:rPr>
          <w:rFonts w:ascii="Aptos" w:eastAsia="Aptos" w:hAnsi="Aptos" w:cs="Aptos"/>
          <w:sz w:val="28"/>
          <w:szCs w:val="28"/>
          <w:lang w:val="pl-PL" w:eastAsia="ja-JP"/>
        </w:rPr>
        <w:t>dział energii i transportu w całkowitym koszcie: 22%</w:t>
      </w:r>
    </w:p>
    <w:p w14:paraId="4C43281C" w14:textId="766EB361" w:rsidR="004A367E" w:rsidRPr="004A367E" w:rsidRDefault="00CE5AFC" w:rsidP="004A367E">
      <w:pPr>
        <w:pStyle w:val="p4"/>
        <w:numPr>
          <w:ilvl w:val="0"/>
          <w:numId w:val="21"/>
        </w:numPr>
        <w:rPr>
          <w:rFonts w:ascii="Aptos" w:eastAsia="Aptos" w:hAnsi="Aptos" w:cs="Aptos"/>
          <w:sz w:val="28"/>
          <w:szCs w:val="28"/>
          <w:lang w:val="pl-PL" w:eastAsia="ja-JP"/>
        </w:rPr>
      </w:pPr>
      <w:r>
        <w:rPr>
          <w:rFonts w:ascii="Aptos" w:eastAsia="Aptos" w:hAnsi="Aptos" w:cs="Aptos"/>
          <w:sz w:val="28"/>
          <w:szCs w:val="28"/>
          <w:lang w:val="pl-PL" w:eastAsia="ja-JP"/>
        </w:rPr>
        <w:t>w</w:t>
      </w:r>
      <w:r w:rsidR="004A367E" w:rsidRPr="004A367E">
        <w:rPr>
          <w:rFonts w:ascii="Aptos" w:eastAsia="Aptos" w:hAnsi="Aptos" w:cs="Aptos"/>
          <w:sz w:val="28"/>
          <w:szCs w:val="28"/>
          <w:lang w:val="pl-PL" w:eastAsia="ja-JP"/>
        </w:rPr>
        <w:t>zrost oczekiwany przez dostawcę: +12%</w:t>
      </w:r>
    </w:p>
    <w:p w14:paraId="4949C790" w14:textId="77777777" w:rsidR="00D04DDD" w:rsidRPr="00D04DDD" w:rsidRDefault="00D04DDD" w:rsidP="00D04DDD">
      <w:pPr>
        <w:rPr>
          <w:rFonts w:ascii="Aptos" w:eastAsia="Aptos" w:hAnsi="Aptos" w:cs="Aptos"/>
          <w:b/>
          <w:bCs/>
          <w:sz w:val="28"/>
          <w:szCs w:val="28"/>
          <w:lang w:val="pl-PL"/>
        </w:rPr>
      </w:pPr>
      <w:r w:rsidRPr="00D04DDD">
        <w:rPr>
          <w:rFonts w:ascii="Aptos" w:eastAsia="Aptos" w:hAnsi="Aptos" w:cs="Aptos"/>
          <w:b/>
          <w:bCs/>
          <w:sz w:val="28"/>
          <w:szCs w:val="28"/>
          <w:lang w:val="pl-PL"/>
        </w:rPr>
        <w:t>1. Czy wzrost ceny żądany przez dostawcę wydaje się w pełni uzasadniony? Dlaczego?</w:t>
      </w:r>
    </w:p>
    <w:p w14:paraId="2E79C61E" w14:textId="77777777" w:rsidR="00D04DDD" w:rsidRDefault="00D04DDD" w:rsidP="00D04DDD">
      <w:pPr>
        <w:pStyle w:val="p2"/>
      </w:pPr>
      <w:r>
        <w:t>…………………………………………………………………….</w:t>
      </w:r>
    </w:p>
    <w:p w14:paraId="5F80DA4E" w14:textId="77777777" w:rsidR="00D04DDD" w:rsidRPr="00D04DDD" w:rsidRDefault="00D04DDD" w:rsidP="00D04DDD">
      <w:pPr>
        <w:rPr>
          <w:rFonts w:ascii="Aptos" w:eastAsia="Aptos" w:hAnsi="Aptos" w:cs="Aptos"/>
          <w:b/>
          <w:bCs/>
          <w:sz w:val="28"/>
          <w:szCs w:val="28"/>
          <w:lang w:val="pl-PL"/>
        </w:rPr>
      </w:pPr>
      <w:r w:rsidRPr="00D04DDD">
        <w:rPr>
          <w:rFonts w:ascii="Aptos" w:eastAsia="Aptos" w:hAnsi="Aptos" w:cs="Aptos"/>
          <w:b/>
          <w:bCs/>
          <w:sz w:val="28"/>
          <w:szCs w:val="28"/>
          <w:lang w:val="pl-PL"/>
        </w:rPr>
        <w:t>2. Co należałoby zweryfikować przed akceptacją podwyżki?</w:t>
      </w:r>
    </w:p>
    <w:p w14:paraId="6D43BFC5" w14:textId="77777777" w:rsidR="00D04DDD" w:rsidRDefault="00D04DDD" w:rsidP="00D04DDD">
      <w:pPr>
        <w:pStyle w:val="p2"/>
      </w:pPr>
      <w:r>
        <w:t>…………………………………………………………………….</w:t>
      </w:r>
    </w:p>
    <w:p w14:paraId="2A04C22D" w14:textId="618A79D8" w:rsidR="00D04DDD" w:rsidRPr="00D04DDD" w:rsidRDefault="00D04DDD" w:rsidP="00D04DDD">
      <w:pPr>
        <w:rPr>
          <w:rFonts w:ascii="Aptos" w:eastAsia="Aptos" w:hAnsi="Aptos" w:cs="Aptos"/>
          <w:b/>
          <w:bCs/>
          <w:sz w:val="28"/>
          <w:szCs w:val="28"/>
          <w:lang w:val="pl-PL"/>
        </w:rPr>
      </w:pPr>
      <w:r w:rsidRPr="00D04DDD">
        <w:rPr>
          <w:rFonts w:ascii="Aptos" w:eastAsia="Aptos" w:hAnsi="Aptos" w:cs="Aptos"/>
          <w:b/>
          <w:bCs/>
          <w:sz w:val="28"/>
          <w:szCs w:val="28"/>
          <w:lang w:val="pl-PL"/>
        </w:rPr>
        <w:t>3. Jaki ruch rekomenduj</w:t>
      </w:r>
      <w:r w:rsidR="00CE5AFC">
        <w:rPr>
          <w:rFonts w:ascii="Aptos" w:eastAsia="Aptos" w:hAnsi="Aptos" w:cs="Aptos"/>
          <w:b/>
          <w:bCs/>
          <w:sz w:val="28"/>
          <w:szCs w:val="28"/>
          <w:lang w:val="pl-PL"/>
        </w:rPr>
        <w:t>esz</w:t>
      </w:r>
      <w:r w:rsidRPr="00D04DDD">
        <w:rPr>
          <w:rFonts w:ascii="Aptos" w:eastAsia="Aptos" w:hAnsi="Aptos" w:cs="Aptos"/>
          <w:b/>
          <w:bCs/>
          <w:sz w:val="28"/>
          <w:szCs w:val="28"/>
          <w:lang w:val="pl-PL"/>
        </w:rPr>
        <w:t>?</w:t>
      </w:r>
      <w:r>
        <w:rPr>
          <w:rFonts w:ascii="Aptos" w:eastAsia="Aptos" w:hAnsi="Aptos" w:cs="Aptos"/>
          <w:b/>
          <w:bCs/>
          <w:sz w:val="28"/>
          <w:szCs w:val="28"/>
          <w:lang w:val="pl-PL"/>
        </w:rPr>
        <w:t xml:space="preserve"> </w:t>
      </w:r>
      <w:r w:rsidRPr="00D04DDD">
        <w:rPr>
          <w:rFonts w:ascii="Aptos" w:eastAsia="Aptos" w:hAnsi="Aptos" w:cs="Aptos"/>
          <w:b/>
          <w:bCs/>
          <w:sz w:val="28"/>
          <w:szCs w:val="28"/>
          <w:lang w:val="pl-PL"/>
        </w:rPr>
        <w:t>Zaznacz jedną odpowiedź:</w:t>
      </w:r>
    </w:p>
    <w:p w14:paraId="139A000F" w14:textId="1DA5FB6B" w:rsidR="00D04DDD" w:rsidRPr="00D04DDD" w:rsidRDefault="00D04DDD" w:rsidP="00D04DDD">
      <w:pPr>
        <w:pStyle w:val="p1"/>
        <w:numPr>
          <w:ilvl w:val="0"/>
          <w:numId w:val="22"/>
        </w:numPr>
        <w:rPr>
          <w:rFonts w:ascii="Aptos" w:eastAsia="Aptos" w:hAnsi="Aptos" w:cs="Aptos"/>
          <w:sz w:val="28"/>
          <w:szCs w:val="28"/>
          <w:lang w:val="pl-PL" w:eastAsia="ja-JP"/>
        </w:rPr>
      </w:pPr>
      <w:r w:rsidRPr="00D04DDD">
        <w:rPr>
          <w:rFonts w:ascii="Aptos" w:eastAsia="Aptos" w:hAnsi="Aptos" w:cs="Aptos"/>
          <w:sz w:val="28"/>
          <w:szCs w:val="28"/>
          <w:lang w:val="pl-PL" w:eastAsia="ja-JP"/>
        </w:rPr>
        <w:t>akceptuj</w:t>
      </w:r>
      <w:r w:rsidR="00CE5AFC">
        <w:rPr>
          <w:rFonts w:ascii="Aptos" w:eastAsia="Aptos" w:hAnsi="Aptos" w:cs="Aptos"/>
          <w:sz w:val="28"/>
          <w:szCs w:val="28"/>
          <w:lang w:val="pl-PL" w:eastAsia="ja-JP"/>
        </w:rPr>
        <w:t>ę</w:t>
      </w:r>
      <w:r w:rsidRPr="00D04DDD">
        <w:rPr>
          <w:rFonts w:ascii="Aptos" w:eastAsia="Aptos" w:hAnsi="Aptos" w:cs="Aptos"/>
          <w:sz w:val="28"/>
          <w:szCs w:val="28"/>
          <w:lang w:val="pl-PL" w:eastAsia="ja-JP"/>
        </w:rPr>
        <w:t xml:space="preserve"> podwyżkę w całości</w:t>
      </w:r>
    </w:p>
    <w:p w14:paraId="1600EC69" w14:textId="03AAF4CB" w:rsidR="00D04DDD" w:rsidRPr="00D04DDD" w:rsidRDefault="00D04DDD" w:rsidP="00D04DDD">
      <w:pPr>
        <w:pStyle w:val="p1"/>
        <w:numPr>
          <w:ilvl w:val="0"/>
          <w:numId w:val="22"/>
        </w:numPr>
        <w:rPr>
          <w:rFonts w:ascii="Aptos" w:eastAsia="Aptos" w:hAnsi="Aptos" w:cs="Aptos"/>
          <w:sz w:val="28"/>
          <w:szCs w:val="28"/>
          <w:lang w:val="pl-PL" w:eastAsia="ja-JP"/>
        </w:rPr>
      </w:pPr>
      <w:r w:rsidRPr="00D04DDD">
        <w:rPr>
          <w:rFonts w:ascii="Aptos" w:eastAsia="Aptos" w:hAnsi="Aptos" w:cs="Aptos"/>
          <w:sz w:val="28"/>
          <w:szCs w:val="28"/>
          <w:lang w:val="pl-PL" w:eastAsia="ja-JP"/>
        </w:rPr>
        <w:t>odrzucam podwyżkę w całości</w:t>
      </w:r>
    </w:p>
    <w:p w14:paraId="3C7A2B05" w14:textId="165941DB" w:rsidR="00D04DDD" w:rsidRPr="00D04DDD" w:rsidRDefault="00D04DDD" w:rsidP="00D04DDD">
      <w:pPr>
        <w:pStyle w:val="p1"/>
        <w:numPr>
          <w:ilvl w:val="0"/>
          <w:numId w:val="22"/>
        </w:numPr>
        <w:rPr>
          <w:rFonts w:ascii="Aptos" w:eastAsia="Aptos" w:hAnsi="Aptos" w:cs="Aptos"/>
          <w:sz w:val="28"/>
          <w:szCs w:val="28"/>
          <w:lang w:val="pl-PL" w:eastAsia="ja-JP"/>
        </w:rPr>
      </w:pPr>
      <w:r w:rsidRPr="00D04DDD">
        <w:rPr>
          <w:rFonts w:ascii="Aptos" w:eastAsia="Aptos" w:hAnsi="Aptos" w:cs="Aptos"/>
          <w:sz w:val="28"/>
          <w:szCs w:val="28"/>
          <w:lang w:val="pl-PL" w:eastAsia="ja-JP"/>
        </w:rPr>
        <w:t>negocjuj</w:t>
      </w:r>
      <w:r w:rsidR="00CE5AFC">
        <w:rPr>
          <w:rFonts w:ascii="Aptos" w:eastAsia="Aptos" w:hAnsi="Aptos" w:cs="Aptos"/>
          <w:sz w:val="28"/>
          <w:szCs w:val="28"/>
          <w:lang w:val="pl-PL" w:eastAsia="ja-JP"/>
        </w:rPr>
        <w:t>ę</w:t>
      </w:r>
      <w:r w:rsidRPr="00D04DDD">
        <w:rPr>
          <w:rFonts w:ascii="Aptos" w:eastAsia="Aptos" w:hAnsi="Aptos" w:cs="Aptos"/>
          <w:sz w:val="28"/>
          <w:szCs w:val="28"/>
          <w:lang w:val="pl-PL" w:eastAsia="ja-JP"/>
        </w:rPr>
        <w:t xml:space="preserve"> skalę podwyżki</w:t>
      </w:r>
    </w:p>
    <w:p w14:paraId="3862E097" w14:textId="033E0B75" w:rsidR="00D04DDD" w:rsidRPr="00D04DDD" w:rsidRDefault="00D04DDD" w:rsidP="00D04DDD">
      <w:pPr>
        <w:pStyle w:val="p1"/>
        <w:numPr>
          <w:ilvl w:val="0"/>
          <w:numId w:val="22"/>
        </w:numPr>
        <w:rPr>
          <w:rFonts w:ascii="Aptos" w:eastAsia="Aptos" w:hAnsi="Aptos" w:cs="Aptos"/>
          <w:sz w:val="28"/>
          <w:szCs w:val="28"/>
          <w:lang w:val="pl-PL" w:eastAsia="ja-JP"/>
        </w:rPr>
      </w:pPr>
      <w:r w:rsidRPr="00D04DDD">
        <w:rPr>
          <w:rFonts w:ascii="Aptos" w:eastAsia="Aptos" w:hAnsi="Aptos" w:cs="Aptos"/>
          <w:sz w:val="28"/>
          <w:szCs w:val="28"/>
          <w:lang w:val="pl-PL" w:eastAsia="ja-JP"/>
        </w:rPr>
        <w:t>odkłada</w:t>
      </w:r>
      <w:r w:rsidR="00CE5AFC">
        <w:rPr>
          <w:rFonts w:ascii="Aptos" w:eastAsia="Aptos" w:hAnsi="Aptos" w:cs="Aptos"/>
          <w:sz w:val="28"/>
          <w:szCs w:val="28"/>
          <w:lang w:val="pl-PL" w:eastAsia="ja-JP"/>
        </w:rPr>
        <w:t>m</w:t>
      </w:r>
      <w:r w:rsidRPr="00D04DDD">
        <w:rPr>
          <w:rFonts w:ascii="Aptos" w:eastAsia="Aptos" w:hAnsi="Aptos" w:cs="Aptos"/>
          <w:sz w:val="28"/>
          <w:szCs w:val="28"/>
          <w:lang w:val="pl-PL" w:eastAsia="ja-JP"/>
        </w:rPr>
        <w:t xml:space="preserve"> decyzję i prosimy o więcej danych</w:t>
      </w:r>
    </w:p>
    <w:p w14:paraId="4D18D1C0" w14:textId="220F07C1" w:rsidR="00D04DDD" w:rsidRPr="00D04DDD" w:rsidRDefault="00D04DDD" w:rsidP="00D04DDD">
      <w:pPr>
        <w:rPr>
          <w:rFonts w:ascii="Aptos" w:eastAsia="Aptos" w:hAnsi="Aptos" w:cs="Aptos"/>
          <w:b/>
          <w:bCs/>
          <w:sz w:val="28"/>
          <w:szCs w:val="28"/>
          <w:lang w:val="pl-PL"/>
        </w:rPr>
      </w:pPr>
      <w:r w:rsidRPr="00D04DDD">
        <w:rPr>
          <w:rFonts w:ascii="Aptos" w:eastAsia="Aptos" w:hAnsi="Aptos" w:cs="Aptos"/>
          <w:b/>
          <w:bCs/>
          <w:sz w:val="28"/>
          <w:szCs w:val="28"/>
          <w:lang w:val="pl-PL"/>
        </w:rPr>
        <w:t xml:space="preserve">4. Jakimi 2 zdaniami </w:t>
      </w:r>
      <w:r>
        <w:rPr>
          <w:rFonts w:ascii="Aptos" w:eastAsia="Aptos" w:hAnsi="Aptos" w:cs="Aptos"/>
          <w:b/>
          <w:bCs/>
          <w:sz w:val="28"/>
          <w:szCs w:val="28"/>
          <w:lang w:val="pl-PL"/>
        </w:rPr>
        <w:t>odpowiesz</w:t>
      </w:r>
      <w:r w:rsidRPr="00D04DDD">
        <w:rPr>
          <w:rFonts w:ascii="Aptos" w:eastAsia="Aptos" w:hAnsi="Aptos" w:cs="Aptos"/>
          <w:b/>
          <w:bCs/>
          <w:sz w:val="28"/>
          <w:szCs w:val="28"/>
          <w:lang w:val="pl-PL"/>
        </w:rPr>
        <w:t xml:space="preserve"> dostawc</w:t>
      </w:r>
      <w:r>
        <w:rPr>
          <w:rFonts w:ascii="Aptos" w:eastAsia="Aptos" w:hAnsi="Aptos" w:cs="Aptos"/>
          <w:b/>
          <w:bCs/>
          <w:sz w:val="28"/>
          <w:szCs w:val="28"/>
          <w:lang w:val="pl-PL"/>
        </w:rPr>
        <w:t>y</w:t>
      </w:r>
      <w:r w:rsidRPr="00D04DDD">
        <w:rPr>
          <w:rFonts w:ascii="Aptos" w:eastAsia="Aptos" w:hAnsi="Aptos" w:cs="Aptos"/>
          <w:b/>
          <w:bCs/>
          <w:sz w:val="28"/>
          <w:szCs w:val="28"/>
          <w:lang w:val="pl-PL"/>
        </w:rPr>
        <w:t>?</w:t>
      </w:r>
    </w:p>
    <w:p w14:paraId="036CDCF5" w14:textId="77777777" w:rsidR="00D04DDD" w:rsidRPr="00B64968" w:rsidRDefault="00D04DDD" w:rsidP="00D04DDD">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02654387" w14:textId="77777777" w:rsidR="00D04DDD" w:rsidRPr="00B64968" w:rsidRDefault="00D04DDD" w:rsidP="00D04DDD">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340E2D0A" w14:textId="3B14E57A" w:rsidR="00D04DDD" w:rsidRPr="00D04DDD" w:rsidRDefault="00D04DDD" w:rsidP="00D04DDD">
      <w:pPr>
        <w:pStyle w:val="Heading3"/>
        <w:rPr>
          <w:rFonts w:ascii="Aptos" w:eastAsia="Aptos" w:hAnsi="Aptos" w:cs="Aptos"/>
          <w:b/>
          <w:bCs/>
          <w:color w:val="auto"/>
          <w:lang w:val="pl-PL"/>
        </w:rPr>
      </w:pPr>
      <w:r w:rsidRPr="00D04DDD">
        <w:rPr>
          <w:rFonts w:ascii="Aptos" w:eastAsia="Aptos" w:hAnsi="Aptos" w:cs="Aptos"/>
          <w:b/>
          <w:bCs/>
          <w:color w:val="auto"/>
          <w:lang w:val="pl-PL"/>
        </w:rPr>
        <w:t xml:space="preserve">Wniosek </w:t>
      </w:r>
    </w:p>
    <w:p w14:paraId="1EE2A596" w14:textId="77777777" w:rsidR="00D04DDD" w:rsidRDefault="00D04DDD" w:rsidP="00D04DDD">
      <w:pPr>
        <w:pStyle w:val="p3"/>
      </w:pPr>
    </w:p>
    <w:p w14:paraId="4A2A7147" w14:textId="77777777" w:rsidR="00D04DDD" w:rsidRPr="00B64968" w:rsidRDefault="00D04DDD" w:rsidP="00D04DDD">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59489AE4" w14:textId="77777777" w:rsidR="00D04DDD" w:rsidRPr="00B64968" w:rsidRDefault="00D04DDD" w:rsidP="00D04DDD">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516AFE75" w14:textId="77777777" w:rsidR="00D04DDD" w:rsidRDefault="00D04DDD" w:rsidP="00D04DDD">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5E16D303" w14:textId="2DAC9D88" w:rsidR="00D04DDD" w:rsidRPr="00D04DDD" w:rsidRDefault="00D04DDD" w:rsidP="00D04DDD">
      <w:pPr>
        <w:pStyle w:val="Heading2"/>
        <w:rPr>
          <w:rFonts w:ascii="Aptos" w:eastAsia="Aptos" w:hAnsi="Aptos" w:cs="Aptos"/>
          <w:b/>
          <w:bCs/>
          <w:color w:val="auto"/>
          <w:sz w:val="28"/>
          <w:szCs w:val="28"/>
          <w:lang w:val="pl-PL"/>
        </w:rPr>
      </w:pPr>
      <w:r w:rsidRPr="00D04DDD">
        <w:rPr>
          <w:rFonts w:ascii="Aptos" w:eastAsia="Aptos" w:hAnsi="Aptos" w:cs="Aptos"/>
          <w:b/>
          <w:bCs/>
          <w:color w:val="auto"/>
          <w:sz w:val="28"/>
          <w:szCs w:val="28"/>
          <w:lang w:val="pl-PL"/>
        </w:rPr>
        <w:lastRenderedPageBreak/>
        <w:t xml:space="preserve">Ćwiczenie </w:t>
      </w:r>
      <w:r>
        <w:rPr>
          <w:rFonts w:ascii="Aptos" w:eastAsia="Aptos" w:hAnsi="Aptos" w:cs="Aptos"/>
          <w:b/>
          <w:bCs/>
          <w:color w:val="auto"/>
          <w:sz w:val="28"/>
          <w:szCs w:val="28"/>
          <w:lang w:val="pl-PL"/>
        </w:rPr>
        <w:t>2</w:t>
      </w:r>
    </w:p>
    <w:p w14:paraId="1F0E2267" w14:textId="77777777" w:rsidR="0096034B" w:rsidRPr="0096034B" w:rsidRDefault="0096034B" w:rsidP="0096034B">
      <w:pPr>
        <w:pStyle w:val="Heading3"/>
        <w:rPr>
          <w:rFonts w:ascii="Aptos" w:eastAsia="Aptos" w:hAnsi="Aptos" w:cs="Aptos"/>
          <w:b/>
          <w:bCs/>
          <w:color w:val="auto"/>
          <w:lang w:val="pl-PL"/>
        </w:rPr>
      </w:pPr>
      <w:r w:rsidRPr="0096034B">
        <w:rPr>
          <w:rFonts w:ascii="Aptos" w:eastAsia="Aptos" w:hAnsi="Aptos" w:cs="Aptos"/>
          <w:b/>
          <w:bCs/>
          <w:color w:val="auto"/>
          <w:lang w:val="pl-PL"/>
        </w:rPr>
        <w:t>Jak wykorzystać prognozę kosztów do decyzji zakupowej</w:t>
      </w:r>
    </w:p>
    <w:p w14:paraId="0E89E870" w14:textId="77777777" w:rsidR="00D04DDD" w:rsidRDefault="00D04DDD" w:rsidP="00D04DDD">
      <w:pPr>
        <w:pStyle w:val="Heading3"/>
        <w:rPr>
          <w:rFonts w:ascii="Aptos" w:eastAsia="Aptos" w:hAnsi="Aptos" w:cs="Aptos"/>
          <w:color w:val="auto"/>
          <w:lang w:val="pl-PL"/>
        </w:rPr>
      </w:pPr>
      <w:r w:rsidRPr="007C6BA3">
        <w:rPr>
          <w:rFonts w:ascii="Aptos" w:eastAsia="Aptos" w:hAnsi="Aptos" w:cs="Aptos"/>
          <w:color w:val="auto"/>
          <w:lang w:val="pl-PL"/>
        </w:rPr>
        <w:t>Opis sytuacji</w:t>
      </w:r>
    </w:p>
    <w:p w14:paraId="1D4E8E16" w14:textId="230FDA57" w:rsidR="00AD1498" w:rsidRPr="00AD1498" w:rsidRDefault="00AD1498" w:rsidP="00AD1498">
      <w:pPr>
        <w:rPr>
          <w:rFonts w:ascii="Aptos" w:eastAsia="Aptos" w:hAnsi="Aptos" w:cs="Aptos"/>
          <w:sz w:val="28"/>
          <w:szCs w:val="28"/>
          <w:lang w:val="pl-PL"/>
        </w:rPr>
      </w:pPr>
      <w:r>
        <w:rPr>
          <w:rFonts w:ascii="Aptos" w:eastAsia="Aptos" w:hAnsi="Aptos" w:cs="Aptos"/>
          <w:sz w:val="28"/>
          <w:szCs w:val="28"/>
          <w:lang w:val="pl-PL"/>
        </w:rPr>
        <w:t>Twoim</w:t>
      </w:r>
      <w:r w:rsidRPr="00AD1498">
        <w:rPr>
          <w:rFonts w:ascii="Aptos" w:eastAsia="Aptos" w:hAnsi="Aptos" w:cs="Aptos"/>
          <w:sz w:val="28"/>
          <w:szCs w:val="28"/>
          <w:lang w:val="pl-PL"/>
        </w:rPr>
        <w:t xml:space="preserve"> zadaniem jest ocenić, czy prognoza kosztów powinna wpłynąć na decyzję zakupową.</w:t>
      </w:r>
      <w:r>
        <w:rPr>
          <w:rFonts w:ascii="Aptos" w:eastAsia="Aptos" w:hAnsi="Aptos" w:cs="Aptos"/>
          <w:sz w:val="28"/>
          <w:szCs w:val="28"/>
          <w:lang w:val="pl-PL"/>
        </w:rPr>
        <w:t xml:space="preserve"> </w:t>
      </w:r>
      <w:r w:rsidRPr="00AD1498">
        <w:rPr>
          <w:rFonts w:ascii="Aptos" w:eastAsia="Aptos" w:hAnsi="Aptos" w:cs="Aptos"/>
          <w:sz w:val="28"/>
          <w:szCs w:val="28"/>
          <w:lang w:val="pl-PL"/>
        </w:rPr>
        <w:t>Nie chodzi tylko o to, czy cena będzie rosnąć lub spadać.</w:t>
      </w:r>
    </w:p>
    <w:p w14:paraId="69ADB589" w14:textId="77777777" w:rsidR="00AD1498" w:rsidRPr="00AD1498" w:rsidRDefault="00AD1498" w:rsidP="00AD1498">
      <w:pPr>
        <w:rPr>
          <w:rFonts w:ascii="Aptos" w:eastAsia="Aptos" w:hAnsi="Aptos" w:cs="Aptos"/>
          <w:sz w:val="28"/>
          <w:szCs w:val="28"/>
          <w:lang w:val="pl-PL"/>
        </w:rPr>
      </w:pPr>
      <w:r w:rsidRPr="00AD1498">
        <w:rPr>
          <w:rFonts w:ascii="Aptos" w:eastAsia="Aptos" w:hAnsi="Aptos" w:cs="Aptos"/>
          <w:sz w:val="28"/>
          <w:szCs w:val="28"/>
          <w:lang w:val="pl-PL"/>
        </w:rPr>
        <w:t>Chodzi o to, czy na tej podstawie należy:</w:t>
      </w:r>
    </w:p>
    <w:p w14:paraId="481A36EA" w14:textId="77777777" w:rsidR="00AD1498" w:rsidRPr="00AD1498" w:rsidRDefault="00AD1498" w:rsidP="00AD1498">
      <w:pPr>
        <w:pStyle w:val="p4"/>
        <w:numPr>
          <w:ilvl w:val="0"/>
          <w:numId w:val="19"/>
        </w:numPr>
        <w:rPr>
          <w:rFonts w:ascii="Aptos" w:eastAsia="Aptos" w:hAnsi="Aptos" w:cs="Aptos"/>
          <w:sz w:val="28"/>
          <w:szCs w:val="28"/>
          <w:lang w:val="pl-PL" w:eastAsia="ja-JP"/>
        </w:rPr>
      </w:pPr>
      <w:r w:rsidRPr="00AD1498">
        <w:rPr>
          <w:rFonts w:ascii="Aptos" w:eastAsia="Aptos" w:hAnsi="Aptos" w:cs="Aptos"/>
          <w:sz w:val="28"/>
          <w:szCs w:val="28"/>
          <w:lang w:val="pl-PL" w:eastAsia="ja-JP"/>
        </w:rPr>
        <w:t>kupić wcześniej,</w:t>
      </w:r>
    </w:p>
    <w:p w14:paraId="30B9894C" w14:textId="77777777" w:rsidR="00AD1498" w:rsidRPr="00AD1498" w:rsidRDefault="00AD1498" w:rsidP="00AD1498">
      <w:pPr>
        <w:pStyle w:val="p4"/>
        <w:numPr>
          <w:ilvl w:val="0"/>
          <w:numId w:val="19"/>
        </w:numPr>
        <w:rPr>
          <w:rFonts w:ascii="Aptos" w:eastAsia="Aptos" w:hAnsi="Aptos" w:cs="Aptos"/>
          <w:sz w:val="28"/>
          <w:szCs w:val="28"/>
          <w:lang w:val="pl-PL" w:eastAsia="ja-JP"/>
        </w:rPr>
      </w:pPr>
      <w:r w:rsidRPr="00AD1498">
        <w:rPr>
          <w:rFonts w:ascii="Aptos" w:eastAsia="Aptos" w:hAnsi="Aptos" w:cs="Aptos"/>
          <w:sz w:val="28"/>
          <w:szCs w:val="28"/>
          <w:lang w:val="pl-PL" w:eastAsia="ja-JP"/>
        </w:rPr>
        <w:t>kupić później,</w:t>
      </w:r>
    </w:p>
    <w:p w14:paraId="58D4FDBA" w14:textId="77777777" w:rsidR="00AD1498" w:rsidRPr="00AD1498" w:rsidRDefault="00AD1498" w:rsidP="00AD1498">
      <w:pPr>
        <w:pStyle w:val="p4"/>
        <w:numPr>
          <w:ilvl w:val="0"/>
          <w:numId w:val="19"/>
        </w:numPr>
        <w:rPr>
          <w:rFonts w:ascii="Aptos" w:eastAsia="Aptos" w:hAnsi="Aptos" w:cs="Aptos"/>
          <w:sz w:val="28"/>
          <w:szCs w:val="28"/>
          <w:lang w:val="pl-PL" w:eastAsia="ja-JP"/>
        </w:rPr>
      </w:pPr>
      <w:r w:rsidRPr="00AD1498">
        <w:rPr>
          <w:rFonts w:ascii="Aptos" w:eastAsia="Aptos" w:hAnsi="Aptos" w:cs="Aptos"/>
          <w:sz w:val="28"/>
          <w:szCs w:val="28"/>
          <w:lang w:val="pl-PL" w:eastAsia="ja-JP"/>
        </w:rPr>
        <w:t>zakontraktować krócej,</w:t>
      </w:r>
    </w:p>
    <w:p w14:paraId="7E16AF98" w14:textId="77777777" w:rsidR="00AD1498" w:rsidRPr="00AD1498" w:rsidRDefault="00AD1498" w:rsidP="00AD1498">
      <w:pPr>
        <w:pStyle w:val="p4"/>
        <w:numPr>
          <w:ilvl w:val="0"/>
          <w:numId w:val="19"/>
        </w:numPr>
        <w:rPr>
          <w:rFonts w:ascii="Aptos" w:eastAsia="Aptos" w:hAnsi="Aptos" w:cs="Aptos"/>
          <w:sz w:val="28"/>
          <w:szCs w:val="28"/>
          <w:lang w:val="pl-PL" w:eastAsia="ja-JP"/>
        </w:rPr>
      </w:pPr>
      <w:r w:rsidRPr="00AD1498">
        <w:rPr>
          <w:rFonts w:ascii="Aptos" w:eastAsia="Aptos" w:hAnsi="Aptos" w:cs="Aptos"/>
          <w:sz w:val="28"/>
          <w:szCs w:val="28"/>
          <w:lang w:val="pl-PL" w:eastAsia="ja-JP"/>
        </w:rPr>
        <w:t>zakontraktować dłużej,</w:t>
      </w:r>
    </w:p>
    <w:p w14:paraId="475B510E" w14:textId="77777777" w:rsidR="00AD1498" w:rsidRPr="00AD1498" w:rsidRDefault="00AD1498" w:rsidP="00AD1498">
      <w:pPr>
        <w:pStyle w:val="p4"/>
        <w:numPr>
          <w:ilvl w:val="0"/>
          <w:numId w:val="19"/>
        </w:numPr>
        <w:rPr>
          <w:rFonts w:ascii="Aptos" w:eastAsia="Aptos" w:hAnsi="Aptos" w:cs="Aptos"/>
          <w:sz w:val="28"/>
          <w:szCs w:val="28"/>
          <w:lang w:val="pl-PL" w:eastAsia="ja-JP"/>
        </w:rPr>
      </w:pPr>
      <w:r w:rsidRPr="00AD1498">
        <w:rPr>
          <w:rFonts w:ascii="Aptos" w:eastAsia="Aptos" w:hAnsi="Aptos" w:cs="Aptos"/>
          <w:sz w:val="28"/>
          <w:szCs w:val="28"/>
          <w:lang w:val="pl-PL" w:eastAsia="ja-JP"/>
        </w:rPr>
        <w:t>wprowadzić indeksację,</w:t>
      </w:r>
    </w:p>
    <w:p w14:paraId="156E5DE0" w14:textId="5DDF7D1B" w:rsidR="00B64968" w:rsidRPr="00AD1498" w:rsidRDefault="00AD1498" w:rsidP="00B64968">
      <w:pPr>
        <w:pStyle w:val="p4"/>
        <w:numPr>
          <w:ilvl w:val="0"/>
          <w:numId w:val="19"/>
        </w:numPr>
        <w:rPr>
          <w:rFonts w:ascii="Aptos" w:eastAsia="Aptos" w:hAnsi="Aptos" w:cs="Aptos"/>
          <w:sz w:val="28"/>
          <w:szCs w:val="28"/>
          <w:lang w:val="pl-PL" w:eastAsia="ja-JP"/>
        </w:rPr>
      </w:pPr>
      <w:r w:rsidRPr="00AD1498">
        <w:rPr>
          <w:rFonts w:ascii="Aptos" w:eastAsia="Aptos" w:hAnsi="Aptos" w:cs="Aptos"/>
          <w:sz w:val="28"/>
          <w:szCs w:val="28"/>
          <w:lang w:val="pl-PL" w:eastAsia="ja-JP"/>
        </w:rPr>
        <w:t>zachować elastyczność.</w:t>
      </w:r>
    </w:p>
    <w:p w14:paraId="780F77BC" w14:textId="2E3F4067" w:rsidR="00CC1F06" w:rsidRDefault="00CC1F06">
      <w:pPr>
        <w:rPr>
          <w:lang w:val="en-PL"/>
        </w:rPr>
      </w:pPr>
      <w:r>
        <w:rPr>
          <w:lang w:val="en-PL"/>
        </w:rPr>
        <w:br w:type="page"/>
      </w:r>
    </w:p>
    <w:p w14:paraId="43D9E56B" w14:textId="14B59303" w:rsidR="00CC1F06" w:rsidRPr="00CC1F06" w:rsidRDefault="00CC1F06" w:rsidP="00CC1F06">
      <w:pPr>
        <w:pStyle w:val="p4"/>
        <w:rPr>
          <w:rFonts w:ascii="Aptos" w:eastAsia="Aptos" w:hAnsi="Aptos" w:cs="Aptos"/>
          <w:b/>
          <w:bCs/>
          <w:sz w:val="28"/>
          <w:szCs w:val="28"/>
        </w:rPr>
      </w:pPr>
      <w:r w:rsidRPr="00CC1F06">
        <w:rPr>
          <w:rFonts w:ascii="Aptos" w:eastAsia="Aptos" w:hAnsi="Aptos" w:cs="Aptos"/>
          <w:b/>
          <w:bCs/>
          <w:sz w:val="28"/>
          <w:szCs w:val="28"/>
        </w:rPr>
        <w:lastRenderedPageBreak/>
        <w:t>Scenariusz A – prognoza spadku cen</w:t>
      </w:r>
    </w:p>
    <w:p w14:paraId="00323D7B" w14:textId="77777777" w:rsidR="008E2E18" w:rsidRPr="008E2E18" w:rsidRDefault="008E2E18" w:rsidP="008E2E18">
      <w:pPr>
        <w:pStyle w:val="p4"/>
        <w:rPr>
          <w:rFonts w:ascii="Aptos" w:eastAsia="Aptos" w:hAnsi="Aptos" w:cs="Aptos"/>
          <w:sz w:val="28"/>
          <w:szCs w:val="28"/>
          <w:lang w:val="pl-PL" w:eastAsia="ja-JP"/>
        </w:rPr>
      </w:pPr>
      <w:r w:rsidRPr="008E2E18">
        <w:rPr>
          <w:rFonts w:ascii="Aptos" w:eastAsia="Aptos" w:hAnsi="Aptos" w:cs="Aptos"/>
          <w:sz w:val="28"/>
          <w:szCs w:val="28"/>
          <w:lang w:val="pl-PL" w:eastAsia="ja-JP"/>
        </w:rPr>
        <w:t>Kategoria: folia stretch</w:t>
      </w:r>
    </w:p>
    <w:p w14:paraId="226D4205" w14:textId="7DF40151" w:rsidR="008E2E18" w:rsidRPr="008E2E18" w:rsidRDefault="00CE5AFC" w:rsidP="008E2E18">
      <w:pPr>
        <w:pStyle w:val="p4"/>
        <w:numPr>
          <w:ilvl w:val="0"/>
          <w:numId w:val="21"/>
        </w:numPr>
        <w:rPr>
          <w:rFonts w:ascii="Aptos" w:eastAsia="Aptos" w:hAnsi="Aptos" w:cs="Aptos"/>
          <w:sz w:val="28"/>
          <w:szCs w:val="28"/>
          <w:lang w:val="pl-PL" w:eastAsia="ja-JP"/>
        </w:rPr>
      </w:pPr>
      <w:r>
        <w:rPr>
          <w:rFonts w:ascii="Aptos" w:eastAsia="Aptos" w:hAnsi="Aptos" w:cs="Aptos"/>
          <w:sz w:val="28"/>
          <w:szCs w:val="28"/>
          <w:lang w:val="pl-PL" w:eastAsia="ja-JP"/>
        </w:rPr>
        <w:t>c</w:t>
      </w:r>
      <w:r w:rsidR="008E2E18" w:rsidRPr="008E2E18">
        <w:rPr>
          <w:rFonts w:ascii="Aptos" w:eastAsia="Aptos" w:hAnsi="Aptos" w:cs="Aptos"/>
          <w:sz w:val="28"/>
          <w:szCs w:val="28"/>
          <w:lang w:val="pl-PL" w:eastAsia="ja-JP"/>
        </w:rPr>
        <w:t>ena możliwa do uzyskania dziś: 5 200 PLN / tonę</w:t>
      </w:r>
    </w:p>
    <w:p w14:paraId="548A8558" w14:textId="74354FFA" w:rsidR="008E2E18" w:rsidRPr="008E2E18" w:rsidRDefault="00CE5AFC" w:rsidP="008E2E18">
      <w:pPr>
        <w:pStyle w:val="p4"/>
        <w:numPr>
          <w:ilvl w:val="0"/>
          <w:numId w:val="21"/>
        </w:numPr>
        <w:rPr>
          <w:rFonts w:ascii="Aptos" w:eastAsia="Aptos" w:hAnsi="Aptos" w:cs="Aptos"/>
          <w:sz w:val="28"/>
          <w:szCs w:val="28"/>
          <w:lang w:val="pl-PL" w:eastAsia="ja-JP"/>
        </w:rPr>
      </w:pPr>
      <w:r>
        <w:rPr>
          <w:rFonts w:ascii="Aptos" w:eastAsia="Aptos" w:hAnsi="Aptos" w:cs="Aptos"/>
          <w:sz w:val="28"/>
          <w:szCs w:val="28"/>
          <w:lang w:val="pl-PL" w:eastAsia="ja-JP"/>
        </w:rPr>
        <w:t>p</w:t>
      </w:r>
      <w:r w:rsidR="008E2E18" w:rsidRPr="008E2E18">
        <w:rPr>
          <w:rFonts w:ascii="Aptos" w:eastAsia="Aptos" w:hAnsi="Aptos" w:cs="Aptos"/>
          <w:sz w:val="28"/>
          <w:szCs w:val="28"/>
          <w:lang w:val="pl-PL" w:eastAsia="ja-JP"/>
        </w:rPr>
        <w:t>rognoza ceny za 4 miesiące: 4 850 PLN / tonę</w:t>
      </w:r>
    </w:p>
    <w:p w14:paraId="612A6CCA" w14:textId="0385E201" w:rsidR="008E2E18" w:rsidRPr="008E2E18" w:rsidRDefault="00CE5AFC" w:rsidP="008E2E18">
      <w:pPr>
        <w:pStyle w:val="p4"/>
        <w:numPr>
          <w:ilvl w:val="0"/>
          <w:numId w:val="21"/>
        </w:numPr>
        <w:rPr>
          <w:rFonts w:ascii="Aptos" w:eastAsia="Aptos" w:hAnsi="Aptos" w:cs="Aptos"/>
          <w:sz w:val="28"/>
          <w:szCs w:val="28"/>
          <w:lang w:val="pl-PL" w:eastAsia="ja-JP"/>
        </w:rPr>
      </w:pPr>
      <w:r>
        <w:rPr>
          <w:rFonts w:ascii="Aptos" w:eastAsia="Aptos" w:hAnsi="Aptos" w:cs="Aptos"/>
          <w:sz w:val="28"/>
          <w:szCs w:val="28"/>
          <w:lang w:val="pl-PL" w:eastAsia="ja-JP"/>
        </w:rPr>
        <w:t>g</w:t>
      </w:r>
      <w:r w:rsidR="008E2E18" w:rsidRPr="008E2E18">
        <w:rPr>
          <w:rFonts w:ascii="Aptos" w:eastAsia="Aptos" w:hAnsi="Aptos" w:cs="Aptos"/>
          <w:sz w:val="28"/>
          <w:szCs w:val="28"/>
          <w:lang w:val="pl-PL" w:eastAsia="ja-JP"/>
        </w:rPr>
        <w:t>łówny driver kosztowy: LLDPE / ropa</w:t>
      </w:r>
    </w:p>
    <w:p w14:paraId="339C69D5" w14:textId="0F9F00F2" w:rsidR="008E2E18" w:rsidRPr="008E2E18" w:rsidRDefault="00CE5AFC" w:rsidP="008E2E18">
      <w:pPr>
        <w:pStyle w:val="p4"/>
        <w:numPr>
          <w:ilvl w:val="0"/>
          <w:numId w:val="21"/>
        </w:numPr>
        <w:rPr>
          <w:rFonts w:ascii="Aptos" w:eastAsia="Aptos" w:hAnsi="Aptos" w:cs="Aptos"/>
          <w:sz w:val="28"/>
          <w:szCs w:val="28"/>
          <w:lang w:val="pl-PL" w:eastAsia="ja-JP"/>
        </w:rPr>
      </w:pPr>
      <w:r>
        <w:rPr>
          <w:rFonts w:ascii="Aptos" w:eastAsia="Aptos" w:hAnsi="Aptos" w:cs="Aptos"/>
          <w:sz w:val="28"/>
          <w:szCs w:val="28"/>
          <w:lang w:val="pl-PL" w:eastAsia="ja-JP"/>
        </w:rPr>
        <w:t>o</w:t>
      </w:r>
      <w:r w:rsidR="008E2E18" w:rsidRPr="008E2E18">
        <w:rPr>
          <w:rFonts w:ascii="Aptos" w:eastAsia="Aptos" w:hAnsi="Aptos" w:cs="Aptos"/>
          <w:sz w:val="28"/>
          <w:szCs w:val="28"/>
          <w:lang w:val="pl-PL" w:eastAsia="ja-JP"/>
        </w:rPr>
        <w:t>becna propozycja dostawcy: umowa 12-miesięczna ze stałą ceną</w:t>
      </w:r>
    </w:p>
    <w:p w14:paraId="65BE2172" w14:textId="69CACD74" w:rsidR="00CC1F06" w:rsidRPr="008E2E18" w:rsidRDefault="00CE5AFC" w:rsidP="00CC1F06">
      <w:pPr>
        <w:pStyle w:val="p4"/>
        <w:numPr>
          <w:ilvl w:val="0"/>
          <w:numId w:val="21"/>
        </w:numPr>
        <w:rPr>
          <w:rFonts w:ascii="Aptos" w:eastAsia="Aptos" w:hAnsi="Aptos" w:cs="Aptos"/>
          <w:sz w:val="28"/>
          <w:szCs w:val="28"/>
          <w:lang w:val="pl-PL" w:eastAsia="ja-JP"/>
        </w:rPr>
      </w:pPr>
      <w:r>
        <w:rPr>
          <w:rFonts w:ascii="Aptos" w:eastAsia="Aptos" w:hAnsi="Aptos" w:cs="Aptos"/>
          <w:sz w:val="28"/>
          <w:szCs w:val="28"/>
          <w:lang w:val="pl-PL" w:eastAsia="ja-JP"/>
        </w:rPr>
        <w:t>z</w:t>
      </w:r>
      <w:r w:rsidR="008E2E18" w:rsidRPr="008E2E18">
        <w:rPr>
          <w:rFonts w:ascii="Aptos" w:eastAsia="Aptos" w:hAnsi="Aptos" w:cs="Aptos"/>
          <w:sz w:val="28"/>
          <w:szCs w:val="28"/>
          <w:lang w:val="pl-PL" w:eastAsia="ja-JP"/>
        </w:rPr>
        <w:t>akładany wolumen roczny: 240 ton</w:t>
      </w:r>
    </w:p>
    <w:p w14:paraId="249B7B96" w14:textId="0B4B544B" w:rsidR="00CC1F06" w:rsidRPr="008E2E18" w:rsidRDefault="008E2E18" w:rsidP="00CC1F06">
      <w:pPr>
        <w:rPr>
          <w:rFonts w:ascii="Aptos" w:eastAsia="Aptos" w:hAnsi="Aptos" w:cs="Aptos"/>
          <w:b/>
          <w:bCs/>
          <w:sz w:val="28"/>
          <w:szCs w:val="28"/>
          <w:lang w:val="en-PL"/>
        </w:rPr>
      </w:pPr>
      <w:r w:rsidRPr="008E2E18">
        <w:rPr>
          <w:rFonts w:ascii="Aptos" w:eastAsia="Aptos" w:hAnsi="Aptos" w:cs="Aptos"/>
          <w:b/>
          <w:bCs/>
          <w:sz w:val="28"/>
          <w:szCs w:val="28"/>
          <w:lang w:val="en-PL"/>
        </w:rPr>
        <w:t>1. Jakie ryzyko wiąże się z podpisaniem dziś długiej umowy ze stałą ceną?</w:t>
      </w:r>
    </w:p>
    <w:p w14:paraId="7BE0EB47" w14:textId="77777777" w:rsidR="00CC1F06" w:rsidRPr="00B64968" w:rsidRDefault="00CC1F06" w:rsidP="00CC1F06">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159802EB" w14:textId="6FEC8BE6" w:rsidR="00A21678" w:rsidRPr="00A21678" w:rsidRDefault="00A21678" w:rsidP="00A21678">
      <w:pPr>
        <w:rPr>
          <w:rFonts w:ascii="Aptos" w:eastAsia="Aptos" w:hAnsi="Aptos" w:cs="Aptos"/>
          <w:b/>
          <w:bCs/>
          <w:sz w:val="28"/>
          <w:szCs w:val="28"/>
          <w:lang w:val="en-PL"/>
        </w:rPr>
      </w:pPr>
      <w:r w:rsidRPr="00A21678">
        <w:rPr>
          <w:rFonts w:ascii="Aptos" w:eastAsia="Aptos" w:hAnsi="Aptos" w:cs="Aptos"/>
          <w:b/>
          <w:bCs/>
          <w:sz w:val="28"/>
          <w:szCs w:val="28"/>
          <w:lang w:val="en-PL"/>
        </w:rPr>
        <w:t xml:space="preserve">2. Jaką konstrukcję umowy </w:t>
      </w:r>
      <w:r>
        <w:rPr>
          <w:rFonts w:ascii="Aptos" w:eastAsia="Aptos" w:hAnsi="Aptos" w:cs="Aptos"/>
          <w:b/>
          <w:bCs/>
          <w:sz w:val="28"/>
          <w:szCs w:val="28"/>
          <w:lang w:val="en-PL"/>
        </w:rPr>
        <w:t>warto rozważyć</w:t>
      </w:r>
      <w:r w:rsidRPr="00A21678">
        <w:rPr>
          <w:rFonts w:ascii="Aptos" w:eastAsia="Aptos" w:hAnsi="Aptos" w:cs="Aptos"/>
          <w:b/>
          <w:bCs/>
          <w:sz w:val="28"/>
          <w:szCs w:val="28"/>
          <w:lang w:val="en-PL"/>
        </w:rPr>
        <w:t xml:space="preserve"> w tej sytuacji?</w:t>
      </w:r>
    </w:p>
    <w:p w14:paraId="181624C9" w14:textId="77777777" w:rsidR="00CC1F06" w:rsidRPr="00B64968" w:rsidRDefault="00CC1F06" w:rsidP="00CC1F06">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01172237" w14:textId="77777777" w:rsidR="00A21678" w:rsidRPr="00A21678" w:rsidRDefault="00A21678" w:rsidP="00A21678">
      <w:pPr>
        <w:rPr>
          <w:rFonts w:ascii="Aptos" w:eastAsia="Aptos" w:hAnsi="Aptos" w:cs="Aptos"/>
          <w:b/>
          <w:bCs/>
          <w:sz w:val="28"/>
          <w:szCs w:val="28"/>
          <w:lang w:val="en-PL"/>
        </w:rPr>
      </w:pPr>
      <w:r w:rsidRPr="00A21678">
        <w:rPr>
          <w:rFonts w:ascii="Aptos" w:eastAsia="Aptos" w:hAnsi="Aptos" w:cs="Aptos"/>
          <w:b/>
          <w:bCs/>
          <w:sz w:val="28"/>
          <w:szCs w:val="28"/>
          <w:lang w:val="en-PL"/>
        </w:rPr>
        <w:t>3. Czy w tej sytuacji lepiej negocjować cenę, długość umowy czy mechanizm indeksacji?</w:t>
      </w:r>
    </w:p>
    <w:p w14:paraId="3F2C4124" w14:textId="77777777" w:rsidR="006455B1" w:rsidRPr="00B64968" w:rsidRDefault="006455B1" w:rsidP="006455B1">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1C6993F3" w14:textId="6D7D278C" w:rsidR="006455B1" w:rsidRPr="006455B1" w:rsidRDefault="006455B1" w:rsidP="006455B1">
      <w:pPr>
        <w:pStyle w:val="p1"/>
        <w:rPr>
          <w:rFonts w:ascii="Aptos" w:eastAsia="Aptos" w:hAnsi="Aptos" w:cs="Aptos"/>
          <w:b/>
          <w:bCs/>
          <w:sz w:val="28"/>
          <w:szCs w:val="28"/>
        </w:rPr>
      </w:pPr>
      <w:r w:rsidRPr="006455B1">
        <w:rPr>
          <w:rFonts w:ascii="Aptos" w:eastAsia="Aptos" w:hAnsi="Aptos" w:cs="Aptos"/>
          <w:b/>
          <w:bCs/>
          <w:sz w:val="28"/>
          <w:szCs w:val="28"/>
        </w:rPr>
        <w:t>4. Zapisz jedną rekomendację</w:t>
      </w:r>
      <w:r>
        <w:rPr>
          <w:rFonts w:ascii="Aptos" w:eastAsia="Aptos" w:hAnsi="Aptos" w:cs="Aptos"/>
          <w:b/>
          <w:bCs/>
          <w:sz w:val="28"/>
          <w:szCs w:val="28"/>
        </w:rPr>
        <w:t>.</w:t>
      </w:r>
    </w:p>
    <w:p w14:paraId="2933C5EE" w14:textId="77777777" w:rsidR="00CC1F06" w:rsidRPr="00B64968" w:rsidRDefault="00CC1F06" w:rsidP="00CC1F06">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423D06B0" w14:textId="77777777" w:rsidR="00CC1F06" w:rsidRPr="00B64968" w:rsidRDefault="00CC1F06" w:rsidP="00CC1F06">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3A3675DD" w14:textId="77777777" w:rsidR="00CC1F06" w:rsidRPr="00D04DDD" w:rsidRDefault="00CC1F06" w:rsidP="00CC1F06">
      <w:pPr>
        <w:pStyle w:val="Heading3"/>
        <w:rPr>
          <w:rFonts w:ascii="Aptos" w:eastAsia="Aptos" w:hAnsi="Aptos" w:cs="Aptos"/>
          <w:b/>
          <w:bCs/>
          <w:color w:val="auto"/>
          <w:lang w:val="pl-PL"/>
        </w:rPr>
      </w:pPr>
      <w:r w:rsidRPr="00D04DDD">
        <w:rPr>
          <w:rFonts w:ascii="Aptos" w:eastAsia="Aptos" w:hAnsi="Aptos" w:cs="Aptos"/>
          <w:b/>
          <w:bCs/>
          <w:color w:val="auto"/>
          <w:lang w:val="pl-PL"/>
        </w:rPr>
        <w:t xml:space="preserve">Wniosek </w:t>
      </w:r>
    </w:p>
    <w:p w14:paraId="565476A7" w14:textId="77777777" w:rsidR="00CC1F06" w:rsidRPr="00B64968" w:rsidRDefault="00CC1F06" w:rsidP="00CC1F06">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0158B692" w14:textId="77777777" w:rsidR="00CC1F06" w:rsidRPr="00B64968" w:rsidRDefault="00CC1F06" w:rsidP="00CC1F06">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4360A09B" w14:textId="77777777" w:rsidR="00CC1F06" w:rsidRDefault="00CC1F06" w:rsidP="00CC1F06">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4B9672C7" w14:textId="2DBB7815" w:rsidR="006455B1" w:rsidRDefault="006455B1">
      <w:pPr>
        <w:rPr>
          <w:lang w:val="en-PL"/>
        </w:rPr>
      </w:pPr>
      <w:r>
        <w:rPr>
          <w:lang w:val="en-PL"/>
        </w:rPr>
        <w:br w:type="page"/>
      </w:r>
    </w:p>
    <w:p w14:paraId="1C42DAB2" w14:textId="77777777" w:rsidR="00C322AA" w:rsidRPr="00C322AA" w:rsidRDefault="006455B1" w:rsidP="00C322AA">
      <w:pPr>
        <w:pStyle w:val="p4"/>
        <w:rPr>
          <w:rFonts w:ascii="Aptos" w:eastAsia="Aptos" w:hAnsi="Aptos" w:cs="Aptos"/>
          <w:b/>
          <w:bCs/>
          <w:sz w:val="28"/>
          <w:szCs w:val="28"/>
        </w:rPr>
      </w:pPr>
      <w:r w:rsidRPr="00CC1F06">
        <w:rPr>
          <w:rFonts w:ascii="Aptos" w:eastAsia="Aptos" w:hAnsi="Aptos" w:cs="Aptos"/>
          <w:b/>
          <w:bCs/>
          <w:sz w:val="28"/>
          <w:szCs w:val="28"/>
        </w:rPr>
        <w:lastRenderedPageBreak/>
        <w:t xml:space="preserve">Scenariusz </w:t>
      </w:r>
      <w:r>
        <w:rPr>
          <w:rFonts w:ascii="Aptos" w:eastAsia="Aptos" w:hAnsi="Aptos" w:cs="Aptos"/>
          <w:b/>
          <w:bCs/>
          <w:sz w:val="28"/>
          <w:szCs w:val="28"/>
        </w:rPr>
        <w:t>B</w:t>
      </w:r>
      <w:r w:rsidRPr="00CC1F06">
        <w:rPr>
          <w:rFonts w:ascii="Aptos" w:eastAsia="Aptos" w:hAnsi="Aptos" w:cs="Aptos"/>
          <w:b/>
          <w:bCs/>
          <w:sz w:val="28"/>
          <w:szCs w:val="28"/>
        </w:rPr>
        <w:t xml:space="preserve"> – </w:t>
      </w:r>
      <w:r w:rsidR="00C322AA" w:rsidRPr="00C322AA">
        <w:rPr>
          <w:rFonts w:ascii="Aptos" w:eastAsia="Aptos" w:hAnsi="Aptos" w:cs="Aptos"/>
          <w:b/>
          <w:bCs/>
          <w:sz w:val="28"/>
          <w:szCs w:val="28"/>
        </w:rPr>
        <w:t>prognoza wzrostu cen i decyzja o wcześniejszym zakupie</w:t>
      </w:r>
    </w:p>
    <w:p w14:paraId="70AA1C93" w14:textId="07E5677E" w:rsidR="006455B1" w:rsidRPr="008E2E18" w:rsidRDefault="006455B1" w:rsidP="006455B1">
      <w:pPr>
        <w:pStyle w:val="p4"/>
        <w:rPr>
          <w:rFonts w:ascii="Aptos" w:eastAsia="Aptos" w:hAnsi="Aptos" w:cs="Aptos"/>
          <w:sz w:val="28"/>
          <w:szCs w:val="28"/>
          <w:lang w:val="pl-PL" w:eastAsia="ja-JP"/>
        </w:rPr>
      </w:pPr>
      <w:r w:rsidRPr="008E2E18">
        <w:rPr>
          <w:rFonts w:ascii="Aptos" w:eastAsia="Aptos" w:hAnsi="Aptos" w:cs="Aptos"/>
          <w:sz w:val="28"/>
          <w:szCs w:val="28"/>
          <w:lang w:val="pl-PL" w:eastAsia="ja-JP"/>
        </w:rPr>
        <w:t xml:space="preserve">Kategoria: </w:t>
      </w:r>
      <w:r w:rsidR="00C322AA">
        <w:rPr>
          <w:rFonts w:ascii="Aptos" w:eastAsia="Aptos" w:hAnsi="Aptos" w:cs="Aptos"/>
          <w:sz w:val="28"/>
          <w:szCs w:val="28"/>
          <w:lang w:val="pl-PL" w:eastAsia="ja-JP"/>
        </w:rPr>
        <w:t>surowiec</w:t>
      </w:r>
    </w:p>
    <w:p w14:paraId="4FE35DF5" w14:textId="77777777" w:rsidR="00C322AA" w:rsidRPr="00C322AA" w:rsidRDefault="00C322AA" w:rsidP="00C322AA">
      <w:pPr>
        <w:numPr>
          <w:ilvl w:val="0"/>
          <w:numId w:val="27"/>
        </w:numPr>
        <w:spacing w:line="240" w:lineRule="auto"/>
        <w:rPr>
          <w:rFonts w:ascii="Aptos" w:eastAsia="Aptos" w:hAnsi="Aptos" w:cs="Aptos"/>
          <w:sz w:val="28"/>
          <w:szCs w:val="28"/>
          <w:lang w:val="en-PL"/>
        </w:rPr>
      </w:pPr>
      <w:r w:rsidRPr="00C322AA">
        <w:rPr>
          <w:rFonts w:ascii="Aptos" w:eastAsia="Aptos" w:hAnsi="Aptos" w:cs="Aptos"/>
          <w:sz w:val="28"/>
          <w:szCs w:val="28"/>
          <w:lang w:val="en-PL"/>
        </w:rPr>
        <w:t xml:space="preserve">Cena możliwa do uzyskania dziś: </w:t>
      </w:r>
      <w:r w:rsidRPr="00C322AA">
        <w:rPr>
          <w:rFonts w:ascii="Aptos" w:eastAsia="Aptos" w:hAnsi="Aptos" w:cs="Aptos"/>
          <w:b/>
          <w:bCs/>
          <w:sz w:val="28"/>
          <w:szCs w:val="28"/>
          <w:lang w:val="en-PL"/>
        </w:rPr>
        <w:t>4 500 PLN / tonę</w:t>
      </w:r>
    </w:p>
    <w:p w14:paraId="60985F50" w14:textId="77777777" w:rsidR="00C322AA" w:rsidRPr="00C322AA" w:rsidRDefault="00C322AA" w:rsidP="00C322AA">
      <w:pPr>
        <w:numPr>
          <w:ilvl w:val="0"/>
          <w:numId w:val="27"/>
        </w:numPr>
        <w:spacing w:line="240" w:lineRule="auto"/>
        <w:rPr>
          <w:rFonts w:ascii="Aptos" w:eastAsia="Aptos" w:hAnsi="Aptos" w:cs="Aptos"/>
          <w:sz w:val="28"/>
          <w:szCs w:val="28"/>
          <w:lang w:val="en-PL"/>
        </w:rPr>
      </w:pPr>
      <w:r w:rsidRPr="00C322AA">
        <w:rPr>
          <w:rFonts w:ascii="Aptos" w:eastAsia="Aptos" w:hAnsi="Aptos" w:cs="Aptos"/>
          <w:sz w:val="28"/>
          <w:szCs w:val="28"/>
          <w:lang w:val="en-PL"/>
        </w:rPr>
        <w:t xml:space="preserve">Prognoza ceny za 4 miesiące: </w:t>
      </w:r>
      <w:r w:rsidRPr="00C322AA">
        <w:rPr>
          <w:rFonts w:ascii="Aptos" w:eastAsia="Aptos" w:hAnsi="Aptos" w:cs="Aptos"/>
          <w:b/>
          <w:bCs/>
          <w:sz w:val="28"/>
          <w:szCs w:val="28"/>
          <w:lang w:val="en-PL"/>
        </w:rPr>
        <w:t>4 900 PLN / tonę</w:t>
      </w:r>
    </w:p>
    <w:p w14:paraId="508D5BB3" w14:textId="77777777" w:rsidR="00C322AA" w:rsidRPr="00C322AA" w:rsidRDefault="00C322AA" w:rsidP="00C322AA">
      <w:pPr>
        <w:numPr>
          <w:ilvl w:val="0"/>
          <w:numId w:val="27"/>
        </w:numPr>
        <w:spacing w:line="240" w:lineRule="auto"/>
        <w:rPr>
          <w:rFonts w:ascii="Aptos" w:eastAsia="Aptos" w:hAnsi="Aptos" w:cs="Aptos"/>
          <w:sz w:val="28"/>
          <w:szCs w:val="28"/>
          <w:lang w:val="en-PL"/>
        </w:rPr>
      </w:pPr>
      <w:r w:rsidRPr="00C322AA">
        <w:rPr>
          <w:rFonts w:ascii="Aptos" w:eastAsia="Aptos" w:hAnsi="Aptos" w:cs="Aptos"/>
          <w:sz w:val="28"/>
          <w:szCs w:val="28"/>
          <w:lang w:val="en-PL"/>
        </w:rPr>
        <w:t xml:space="preserve">Planowany wolumen zakupu: </w:t>
      </w:r>
      <w:r w:rsidRPr="00C322AA">
        <w:rPr>
          <w:rFonts w:ascii="Aptos" w:eastAsia="Aptos" w:hAnsi="Aptos" w:cs="Aptos"/>
          <w:b/>
          <w:bCs/>
          <w:sz w:val="28"/>
          <w:szCs w:val="28"/>
          <w:lang w:val="en-PL"/>
        </w:rPr>
        <w:t>500 ton</w:t>
      </w:r>
    </w:p>
    <w:p w14:paraId="5A03C17C" w14:textId="77777777" w:rsidR="00C322AA" w:rsidRPr="00C322AA" w:rsidRDefault="00C322AA" w:rsidP="00C322AA">
      <w:pPr>
        <w:numPr>
          <w:ilvl w:val="0"/>
          <w:numId w:val="27"/>
        </w:numPr>
        <w:spacing w:line="240" w:lineRule="auto"/>
        <w:rPr>
          <w:rFonts w:ascii="Aptos" w:eastAsia="Aptos" w:hAnsi="Aptos" w:cs="Aptos"/>
          <w:sz w:val="28"/>
          <w:szCs w:val="28"/>
          <w:lang w:val="en-PL"/>
        </w:rPr>
      </w:pPr>
      <w:r w:rsidRPr="00C322AA">
        <w:rPr>
          <w:rFonts w:ascii="Aptos" w:eastAsia="Aptos" w:hAnsi="Aptos" w:cs="Aptos"/>
          <w:sz w:val="28"/>
          <w:szCs w:val="28"/>
          <w:lang w:val="en-PL"/>
        </w:rPr>
        <w:t xml:space="preserve">Wartość zakupu przy cenie dzisiejszej: </w:t>
      </w:r>
      <w:r w:rsidRPr="00C322AA">
        <w:rPr>
          <w:rFonts w:ascii="Aptos" w:eastAsia="Aptos" w:hAnsi="Aptos" w:cs="Aptos"/>
          <w:b/>
          <w:bCs/>
          <w:sz w:val="28"/>
          <w:szCs w:val="28"/>
          <w:lang w:val="en-PL"/>
        </w:rPr>
        <w:t>2 250 000 PLN</w:t>
      </w:r>
    </w:p>
    <w:p w14:paraId="5D229B9F" w14:textId="77777777" w:rsidR="00C322AA" w:rsidRPr="00C322AA" w:rsidRDefault="00C322AA" w:rsidP="00C322AA">
      <w:pPr>
        <w:numPr>
          <w:ilvl w:val="0"/>
          <w:numId w:val="27"/>
        </w:numPr>
        <w:spacing w:line="240" w:lineRule="auto"/>
        <w:rPr>
          <w:rFonts w:ascii="Aptos" w:eastAsia="Aptos" w:hAnsi="Aptos" w:cs="Aptos"/>
          <w:sz w:val="28"/>
          <w:szCs w:val="28"/>
          <w:lang w:val="en-PL"/>
        </w:rPr>
      </w:pPr>
      <w:r w:rsidRPr="00C322AA">
        <w:rPr>
          <w:rFonts w:ascii="Aptos" w:eastAsia="Aptos" w:hAnsi="Aptos" w:cs="Aptos"/>
          <w:sz w:val="28"/>
          <w:szCs w:val="28"/>
          <w:lang w:val="en-PL"/>
        </w:rPr>
        <w:t xml:space="preserve">WACC firmy: </w:t>
      </w:r>
      <w:r w:rsidRPr="00C322AA">
        <w:rPr>
          <w:rFonts w:ascii="Aptos" w:eastAsia="Aptos" w:hAnsi="Aptos" w:cs="Aptos"/>
          <w:b/>
          <w:bCs/>
          <w:sz w:val="28"/>
          <w:szCs w:val="28"/>
          <w:lang w:val="en-PL"/>
        </w:rPr>
        <w:t>10%</w:t>
      </w:r>
    </w:p>
    <w:p w14:paraId="13B8F9FB" w14:textId="77777777" w:rsidR="00C322AA" w:rsidRPr="00C322AA" w:rsidRDefault="00C322AA" w:rsidP="00C322AA">
      <w:pPr>
        <w:numPr>
          <w:ilvl w:val="0"/>
          <w:numId w:val="27"/>
        </w:numPr>
        <w:spacing w:line="240" w:lineRule="auto"/>
        <w:rPr>
          <w:rFonts w:ascii="Aptos" w:eastAsia="Aptos" w:hAnsi="Aptos" w:cs="Aptos"/>
          <w:sz w:val="28"/>
          <w:szCs w:val="28"/>
          <w:lang w:val="en-PL"/>
        </w:rPr>
      </w:pPr>
      <w:r w:rsidRPr="00C322AA">
        <w:rPr>
          <w:rFonts w:ascii="Aptos" w:eastAsia="Aptos" w:hAnsi="Aptos" w:cs="Aptos"/>
          <w:sz w:val="28"/>
          <w:szCs w:val="28"/>
          <w:lang w:val="en-PL"/>
        </w:rPr>
        <w:t xml:space="preserve">Okres wcześniejszego finansowania: </w:t>
      </w:r>
      <w:r w:rsidRPr="00C322AA">
        <w:rPr>
          <w:rFonts w:ascii="Aptos" w:eastAsia="Aptos" w:hAnsi="Aptos" w:cs="Aptos"/>
          <w:b/>
          <w:bCs/>
          <w:sz w:val="28"/>
          <w:szCs w:val="28"/>
          <w:lang w:val="en-PL"/>
        </w:rPr>
        <w:t>4 miesiące</w:t>
      </w:r>
    </w:p>
    <w:p w14:paraId="3A5AD625" w14:textId="77777777" w:rsidR="00C322AA" w:rsidRPr="00C322AA" w:rsidRDefault="00C322AA" w:rsidP="00C322AA">
      <w:pPr>
        <w:numPr>
          <w:ilvl w:val="0"/>
          <w:numId w:val="27"/>
        </w:numPr>
        <w:spacing w:line="240" w:lineRule="auto"/>
        <w:rPr>
          <w:rFonts w:ascii="Aptos" w:eastAsia="Aptos" w:hAnsi="Aptos" w:cs="Aptos"/>
          <w:sz w:val="28"/>
          <w:szCs w:val="28"/>
          <w:lang w:val="en-PL"/>
        </w:rPr>
      </w:pPr>
      <w:r w:rsidRPr="00C322AA">
        <w:rPr>
          <w:rFonts w:ascii="Aptos" w:eastAsia="Aptos" w:hAnsi="Aptos" w:cs="Aptos"/>
          <w:sz w:val="28"/>
          <w:szCs w:val="28"/>
          <w:lang w:val="en-PL"/>
        </w:rPr>
        <w:t xml:space="preserve">Szacowany dodatkowy koszt magazynowania: </w:t>
      </w:r>
      <w:r w:rsidRPr="00C322AA">
        <w:rPr>
          <w:rFonts w:ascii="Aptos" w:eastAsia="Aptos" w:hAnsi="Aptos" w:cs="Aptos"/>
          <w:b/>
          <w:bCs/>
          <w:sz w:val="28"/>
          <w:szCs w:val="28"/>
          <w:lang w:val="en-PL"/>
        </w:rPr>
        <w:t>40 000 PLN</w:t>
      </w:r>
    </w:p>
    <w:p w14:paraId="384D62F6" w14:textId="5FDDEF64" w:rsidR="008C1381" w:rsidRPr="008C1381" w:rsidRDefault="006455B1" w:rsidP="008C1381">
      <w:pPr>
        <w:rPr>
          <w:rFonts w:ascii="Aptos" w:eastAsia="Aptos" w:hAnsi="Aptos" w:cs="Aptos"/>
          <w:b/>
          <w:bCs/>
          <w:lang w:val="en-PL"/>
        </w:rPr>
      </w:pPr>
      <w:r w:rsidRPr="008E2E18">
        <w:rPr>
          <w:rFonts w:ascii="Aptos" w:eastAsia="Aptos" w:hAnsi="Aptos" w:cs="Aptos"/>
          <w:b/>
          <w:bCs/>
          <w:sz w:val="28"/>
          <w:szCs w:val="28"/>
          <w:lang w:val="en-PL"/>
        </w:rPr>
        <w:t xml:space="preserve">1. </w:t>
      </w:r>
      <w:r w:rsidR="008C1381">
        <w:rPr>
          <w:rFonts w:ascii="Aptos" w:eastAsia="Aptos" w:hAnsi="Aptos" w:cs="Aptos"/>
          <w:b/>
          <w:bCs/>
          <w:sz w:val="28"/>
          <w:szCs w:val="28"/>
          <w:lang w:val="en-PL"/>
        </w:rPr>
        <w:t>P</w:t>
      </w:r>
      <w:r w:rsidR="008C1381" w:rsidRPr="008C1381">
        <w:rPr>
          <w:rFonts w:ascii="Aptos" w:eastAsia="Aptos" w:hAnsi="Aptos" w:cs="Aptos"/>
          <w:b/>
          <w:bCs/>
          <w:sz w:val="28"/>
          <w:szCs w:val="28"/>
          <w:lang w:val="en-PL"/>
        </w:rPr>
        <w:t>olicz potencjalną korzyść cenową</w:t>
      </w:r>
    </w:p>
    <w:p w14:paraId="36E9508D" w14:textId="3D594A52" w:rsidR="006455B1" w:rsidRPr="008C1381" w:rsidRDefault="008C1381" w:rsidP="006455B1">
      <w:pPr>
        <w:rPr>
          <w:rFonts w:ascii="Aptos" w:eastAsia="Aptos" w:hAnsi="Aptos" w:cs="Aptos"/>
          <w:sz w:val="28"/>
          <w:szCs w:val="28"/>
          <w:lang w:val="en-PL"/>
        </w:rPr>
      </w:pPr>
      <w:r w:rsidRPr="008C1381">
        <w:rPr>
          <w:rFonts w:ascii="Aptos" w:eastAsia="Aptos" w:hAnsi="Aptos" w:cs="Aptos"/>
          <w:sz w:val="28"/>
          <w:szCs w:val="28"/>
          <w:lang w:val="en-PL"/>
        </w:rPr>
        <w:t>Wzór:</w:t>
      </w:r>
      <w:r w:rsidR="00993914">
        <w:rPr>
          <w:rFonts w:ascii="Aptos" w:eastAsia="Aptos" w:hAnsi="Aptos" w:cs="Aptos"/>
          <w:sz w:val="28"/>
          <w:szCs w:val="28"/>
          <w:lang w:val="en-PL"/>
        </w:rPr>
        <w:t xml:space="preserve"> </w:t>
      </w:r>
      <w:r w:rsidRPr="008C1381">
        <w:rPr>
          <w:rFonts w:ascii="Aptos" w:eastAsia="Aptos" w:hAnsi="Aptos" w:cs="Aptos"/>
          <w:sz w:val="28"/>
          <w:szCs w:val="28"/>
          <w:lang w:val="en-PL"/>
        </w:rPr>
        <w:t>(cena prognozowana w T1 – cena dziś) × wolumen</w:t>
      </w:r>
    </w:p>
    <w:p w14:paraId="2B50E713" w14:textId="1E9F3B47" w:rsidR="00993914" w:rsidRPr="008C1381" w:rsidRDefault="00993914" w:rsidP="00993914">
      <w:pPr>
        <w:rPr>
          <w:rFonts w:ascii="Aptos" w:eastAsia="Aptos" w:hAnsi="Aptos" w:cs="Aptos"/>
          <w:sz w:val="28"/>
          <w:szCs w:val="28"/>
          <w:lang w:val="en-PL"/>
        </w:rPr>
      </w:pPr>
      <w:r>
        <w:rPr>
          <w:rFonts w:ascii="Aptos" w:eastAsia="Aptos" w:hAnsi="Aptos" w:cs="Aptos"/>
          <w:sz w:val="28"/>
          <w:szCs w:val="28"/>
          <w:lang w:val="en-PL"/>
        </w:rPr>
        <w:t>Obliczenie</w:t>
      </w:r>
      <w:r w:rsidRPr="008C1381">
        <w:rPr>
          <w:rFonts w:ascii="Aptos" w:eastAsia="Aptos" w:hAnsi="Aptos" w:cs="Aptos"/>
          <w:sz w:val="28"/>
          <w:szCs w:val="28"/>
          <w:lang w:val="en-PL"/>
        </w:rPr>
        <w:t>:</w:t>
      </w:r>
    </w:p>
    <w:p w14:paraId="2FC40DAF" w14:textId="77777777" w:rsidR="006455B1" w:rsidRPr="00B64968" w:rsidRDefault="006455B1" w:rsidP="006455B1">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6CFD0BDD" w14:textId="77777777" w:rsidR="00993914" w:rsidRDefault="00993914" w:rsidP="00993914">
      <w:pPr>
        <w:rPr>
          <w:rFonts w:ascii="Aptos" w:eastAsia="Aptos" w:hAnsi="Aptos" w:cs="Aptos"/>
          <w:b/>
          <w:bCs/>
          <w:sz w:val="28"/>
          <w:szCs w:val="28"/>
          <w:lang w:val="pl-PL"/>
        </w:rPr>
      </w:pPr>
    </w:p>
    <w:p w14:paraId="0DAC8D9C" w14:textId="23AE5404" w:rsidR="008415E8" w:rsidRPr="00993914" w:rsidRDefault="006455B1" w:rsidP="008415E8">
      <w:pPr>
        <w:rPr>
          <w:rFonts w:ascii="Aptos" w:eastAsia="Aptos" w:hAnsi="Aptos" w:cs="Aptos"/>
          <w:b/>
          <w:bCs/>
          <w:sz w:val="28"/>
          <w:szCs w:val="28"/>
          <w:lang w:val="en-PL"/>
        </w:rPr>
      </w:pPr>
      <w:r w:rsidRPr="00A21678">
        <w:rPr>
          <w:rFonts w:ascii="Aptos" w:eastAsia="Aptos" w:hAnsi="Aptos" w:cs="Aptos"/>
          <w:b/>
          <w:bCs/>
          <w:sz w:val="28"/>
          <w:szCs w:val="28"/>
          <w:lang w:val="en-PL"/>
        </w:rPr>
        <w:t xml:space="preserve">2. </w:t>
      </w:r>
      <w:r w:rsidR="008415E8">
        <w:rPr>
          <w:rFonts w:ascii="Aptos" w:eastAsia="Aptos" w:hAnsi="Aptos" w:cs="Aptos"/>
          <w:b/>
          <w:bCs/>
          <w:sz w:val="28"/>
          <w:szCs w:val="28"/>
          <w:lang w:val="en-PL"/>
        </w:rPr>
        <w:t>P</w:t>
      </w:r>
      <w:r w:rsidR="00993914" w:rsidRPr="00993914">
        <w:rPr>
          <w:rFonts w:ascii="Aptos" w:eastAsia="Aptos" w:hAnsi="Aptos" w:cs="Aptos"/>
          <w:b/>
          <w:bCs/>
          <w:sz w:val="28"/>
          <w:szCs w:val="28"/>
          <w:lang w:val="en-PL"/>
        </w:rPr>
        <w:t>olicz koszt finansowania</w:t>
      </w:r>
      <w:r w:rsidR="008415E8" w:rsidRPr="008415E8">
        <w:rPr>
          <w:rFonts w:ascii="Aptos" w:eastAsia="Aptos" w:hAnsi="Aptos" w:cs="Aptos"/>
          <w:b/>
          <w:bCs/>
          <w:sz w:val="28"/>
          <w:szCs w:val="28"/>
          <w:lang w:val="en-PL"/>
        </w:rPr>
        <w:t xml:space="preserve"> </w:t>
      </w:r>
      <w:r w:rsidR="008415E8" w:rsidRPr="00993914">
        <w:rPr>
          <w:rFonts w:ascii="Aptos" w:eastAsia="Aptos" w:hAnsi="Aptos" w:cs="Aptos"/>
          <w:b/>
          <w:bCs/>
          <w:sz w:val="28"/>
          <w:szCs w:val="28"/>
          <w:lang w:val="en-PL"/>
        </w:rPr>
        <w:t>wcześniejszego zakupu</w:t>
      </w:r>
    </w:p>
    <w:p w14:paraId="21F677CD" w14:textId="2FC13F83" w:rsidR="00993914" w:rsidRPr="00993914" w:rsidRDefault="00993914" w:rsidP="00993914">
      <w:pPr>
        <w:rPr>
          <w:rFonts w:ascii="Aptos" w:eastAsia="Aptos" w:hAnsi="Aptos" w:cs="Aptos"/>
          <w:b/>
          <w:bCs/>
          <w:sz w:val="28"/>
          <w:szCs w:val="28"/>
          <w:lang w:val="en-PL"/>
        </w:rPr>
      </w:pPr>
      <w:r w:rsidRPr="00993914">
        <w:rPr>
          <w:rFonts w:ascii="Aptos" w:eastAsia="Aptos" w:hAnsi="Aptos" w:cs="Aptos"/>
          <w:b/>
          <w:bCs/>
          <w:sz w:val="28"/>
          <w:szCs w:val="28"/>
          <w:lang w:val="en-PL"/>
        </w:rPr>
        <w:t xml:space="preserve">/lokowania kapitału </w:t>
      </w:r>
    </w:p>
    <w:p w14:paraId="106DB80E" w14:textId="77777777" w:rsidR="00194171" w:rsidRPr="00194171" w:rsidRDefault="00194171" w:rsidP="00194171">
      <w:pPr>
        <w:rPr>
          <w:rFonts w:ascii="Aptos" w:eastAsia="Aptos" w:hAnsi="Aptos" w:cs="Aptos"/>
          <w:sz w:val="28"/>
          <w:szCs w:val="28"/>
          <w:lang w:val="en-PL"/>
        </w:rPr>
      </w:pPr>
      <w:r w:rsidRPr="008C1381">
        <w:rPr>
          <w:rFonts w:ascii="Aptos" w:eastAsia="Aptos" w:hAnsi="Aptos" w:cs="Aptos"/>
          <w:sz w:val="28"/>
          <w:szCs w:val="28"/>
          <w:lang w:val="en-PL"/>
        </w:rPr>
        <w:t>Wzór:</w:t>
      </w:r>
      <w:r>
        <w:rPr>
          <w:rFonts w:ascii="Aptos" w:eastAsia="Aptos" w:hAnsi="Aptos" w:cs="Aptos"/>
          <w:sz w:val="28"/>
          <w:szCs w:val="28"/>
          <w:lang w:val="en-PL"/>
        </w:rPr>
        <w:t xml:space="preserve"> </w:t>
      </w:r>
      <w:r w:rsidRPr="00194171">
        <w:rPr>
          <w:rFonts w:ascii="Aptos" w:eastAsia="Aptos" w:hAnsi="Aptos" w:cs="Aptos"/>
          <w:sz w:val="28"/>
          <w:szCs w:val="28"/>
          <w:lang w:val="en-PL"/>
        </w:rPr>
        <w:t>wartość zakupu × WACC × 4/12</w:t>
      </w:r>
    </w:p>
    <w:p w14:paraId="167656B0" w14:textId="5C3AA0D0" w:rsidR="00194171" w:rsidRPr="008C1381" w:rsidRDefault="00194171" w:rsidP="00194171">
      <w:pPr>
        <w:rPr>
          <w:rFonts w:ascii="Aptos" w:eastAsia="Aptos" w:hAnsi="Aptos" w:cs="Aptos"/>
          <w:sz w:val="28"/>
          <w:szCs w:val="28"/>
          <w:lang w:val="en-PL"/>
        </w:rPr>
      </w:pPr>
      <w:r>
        <w:rPr>
          <w:rFonts w:ascii="Aptos" w:eastAsia="Aptos" w:hAnsi="Aptos" w:cs="Aptos"/>
          <w:sz w:val="28"/>
          <w:szCs w:val="28"/>
          <w:lang w:val="en-PL"/>
        </w:rPr>
        <w:t>Obliczenie</w:t>
      </w:r>
      <w:r w:rsidRPr="008C1381">
        <w:rPr>
          <w:rFonts w:ascii="Aptos" w:eastAsia="Aptos" w:hAnsi="Aptos" w:cs="Aptos"/>
          <w:sz w:val="28"/>
          <w:szCs w:val="28"/>
          <w:lang w:val="en-PL"/>
        </w:rPr>
        <w:t>:</w:t>
      </w:r>
    </w:p>
    <w:p w14:paraId="54E84AAB" w14:textId="77777777" w:rsidR="00194171" w:rsidRPr="00293A38" w:rsidRDefault="00194171" w:rsidP="00194171">
      <w:pPr>
        <w:pStyle w:val="p1"/>
        <w:rPr>
          <w:rFonts w:ascii="Aptos" w:eastAsia="Aptos" w:hAnsi="Aptos" w:cs="Aptos"/>
          <w:b/>
          <w:bCs/>
          <w:sz w:val="28"/>
          <w:szCs w:val="28"/>
          <w:lang w:eastAsia="ja-JP"/>
        </w:rPr>
      </w:pPr>
      <w:r w:rsidRPr="00293A38">
        <w:rPr>
          <w:rFonts w:ascii="Aptos" w:eastAsia="Aptos" w:hAnsi="Aptos" w:cs="Aptos"/>
          <w:b/>
          <w:bCs/>
          <w:sz w:val="28"/>
          <w:szCs w:val="28"/>
          <w:lang w:eastAsia="ja-JP"/>
        </w:rPr>
        <w:t>…………………………………………………………………….</w:t>
      </w:r>
    </w:p>
    <w:p w14:paraId="11902C5B" w14:textId="2C3CAB22" w:rsidR="00293A38" w:rsidRPr="00293A38" w:rsidRDefault="006455B1" w:rsidP="00293A38">
      <w:pPr>
        <w:rPr>
          <w:rFonts w:ascii="Aptos" w:eastAsia="Aptos" w:hAnsi="Aptos" w:cs="Aptos"/>
          <w:b/>
          <w:bCs/>
          <w:sz w:val="28"/>
          <w:szCs w:val="28"/>
          <w:lang w:val="en-PL"/>
        </w:rPr>
      </w:pPr>
      <w:r w:rsidRPr="00A21678">
        <w:rPr>
          <w:rFonts w:ascii="Aptos" w:eastAsia="Aptos" w:hAnsi="Aptos" w:cs="Aptos"/>
          <w:b/>
          <w:bCs/>
          <w:sz w:val="28"/>
          <w:szCs w:val="28"/>
          <w:lang w:val="en-PL"/>
        </w:rPr>
        <w:t xml:space="preserve">3. </w:t>
      </w:r>
      <w:r w:rsidR="00293A38">
        <w:rPr>
          <w:rFonts w:ascii="Aptos" w:eastAsia="Aptos" w:hAnsi="Aptos" w:cs="Aptos"/>
          <w:b/>
          <w:bCs/>
          <w:sz w:val="28"/>
          <w:szCs w:val="28"/>
          <w:lang w:val="en-PL"/>
        </w:rPr>
        <w:t>P</w:t>
      </w:r>
      <w:r w:rsidR="00293A38" w:rsidRPr="00293A38">
        <w:rPr>
          <w:rFonts w:ascii="Aptos" w:eastAsia="Aptos" w:hAnsi="Aptos" w:cs="Aptos"/>
          <w:b/>
          <w:bCs/>
          <w:sz w:val="28"/>
          <w:szCs w:val="28"/>
          <w:lang w:val="en-PL"/>
        </w:rPr>
        <w:t xml:space="preserve">olicz łączny </w:t>
      </w:r>
      <w:r w:rsidR="00DD2F70">
        <w:rPr>
          <w:rFonts w:ascii="Aptos" w:eastAsia="Aptos" w:hAnsi="Aptos" w:cs="Aptos"/>
          <w:b/>
          <w:bCs/>
          <w:sz w:val="28"/>
          <w:szCs w:val="28"/>
          <w:lang w:val="en-PL"/>
        </w:rPr>
        <w:t>koszt</w:t>
      </w:r>
      <w:r w:rsidR="00293A38" w:rsidRPr="00293A38">
        <w:rPr>
          <w:rFonts w:ascii="Aptos" w:eastAsia="Aptos" w:hAnsi="Aptos" w:cs="Aptos"/>
          <w:b/>
          <w:bCs/>
          <w:sz w:val="28"/>
          <w:szCs w:val="28"/>
          <w:lang w:val="en-PL"/>
        </w:rPr>
        <w:t xml:space="preserve"> decyzji</w:t>
      </w:r>
    </w:p>
    <w:p w14:paraId="4D34AF74" w14:textId="77777777" w:rsidR="00DD2F70" w:rsidRPr="00DD2F70" w:rsidRDefault="00293A38" w:rsidP="00DD2F70">
      <w:pPr>
        <w:rPr>
          <w:rFonts w:ascii="Aptos" w:eastAsia="Aptos" w:hAnsi="Aptos" w:cs="Aptos"/>
          <w:sz w:val="28"/>
          <w:szCs w:val="28"/>
          <w:lang w:val="en-PL"/>
        </w:rPr>
      </w:pPr>
      <w:r w:rsidRPr="008C1381">
        <w:rPr>
          <w:rFonts w:ascii="Aptos" w:eastAsia="Aptos" w:hAnsi="Aptos" w:cs="Aptos"/>
          <w:sz w:val="28"/>
          <w:szCs w:val="28"/>
          <w:lang w:val="en-PL"/>
        </w:rPr>
        <w:t>Wzór:</w:t>
      </w:r>
      <w:r>
        <w:rPr>
          <w:rFonts w:ascii="Aptos" w:eastAsia="Aptos" w:hAnsi="Aptos" w:cs="Aptos"/>
          <w:sz w:val="28"/>
          <w:szCs w:val="28"/>
          <w:lang w:val="en-PL"/>
        </w:rPr>
        <w:t xml:space="preserve"> </w:t>
      </w:r>
      <w:r w:rsidR="00DD2F70" w:rsidRPr="00DD2F70">
        <w:rPr>
          <w:rFonts w:ascii="Aptos" w:eastAsia="Aptos" w:hAnsi="Aptos" w:cs="Aptos"/>
          <w:sz w:val="28"/>
          <w:szCs w:val="28"/>
          <w:lang w:val="en-PL"/>
        </w:rPr>
        <w:t>koszt finansowania + koszt magazynowania</w:t>
      </w:r>
    </w:p>
    <w:p w14:paraId="519A1C5E" w14:textId="793BDF76" w:rsidR="00293A38" w:rsidRPr="008C1381" w:rsidRDefault="00293A38" w:rsidP="00293A38">
      <w:pPr>
        <w:rPr>
          <w:rFonts w:ascii="Aptos" w:eastAsia="Aptos" w:hAnsi="Aptos" w:cs="Aptos"/>
          <w:sz w:val="28"/>
          <w:szCs w:val="28"/>
          <w:lang w:val="en-PL"/>
        </w:rPr>
      </w:pPr>
      <w:r>
        <w:rPr>
          <w:rFonts w:ascii="Aptos" w:eastAsia="Aptos" w:hAnsi="Aptos" w:cs="Aptos"/>
          <w:sz w:val="28"/>
          <w:szCs w:val="28"/>
          <w:lang w:val="en-PL"/>
        </w:rPr>
        <w:t>Obliczenie</w:t>
      </w:r>
      <w:r w:rsidRPr="008C1381">
        <w:rPr>
          <w:rFonts w:ascii="Aptos" w:eastAsia="Aptos" w:hAnsi="Aptos" w:cs="Aptos"/>
          <w:sz w:val="28"/>
          <w:szCs w:val="28"/>
          <w:lang w:val="en-PL"/>
        </w:rPr>
        <w:t>:</w:t>
      </w:r>
    </w:p>
    <w:p w14:paraId="203F12D9" w14:textId="77777777" w:rsidR="00293A38" w:rsidRPr="00293A38" w:rsidRDefault="00293A38" w:rsidP="00293A38">
      <w:pPr>
        <w:pStyle w:val="p1"/>
        <w:rPr>
          <w:rFonts w:ascii="Aptos" w:eastAsia="Aptos" w:hAnsi="Aptos" w:cs="Aptos"/>
          <w:b/>
          <w:bCs/>
          <w:sz w:val="28"/>
          <w:szCs w:val="28"/>
          <w:lang w:eastAsia="ja-JP"/>
        </w:rPr>
      </w:pPr>
      <w:r w:rsidRPr="00293A38">
        <w:rPr>
          <w:rFonts w:ascii="Aptos" w:eastAsia="Aptos" w:hAnsi="Aptos" w:cs="Aptos"/>
          <w:b/>
          <w:bCs/>
          <w:sz w:val="28"/>
          <w:szCs w:val="28"/>
          <w:lang w:eastAsia="ja-JP"/>
        </w:rPr>
        <w:t>…………………………………………………………………….</w:t>
      </w:r>
    </w:p>
    <w:p w14:paraId="677C2396" w14:textId="40CF3D3E" w:rsidR="00F235B9" w:rsidRPr="00F235B9" w:rsidRDefault="006455B1" w:rsidP="00F235B9">
      <w:pPr>
        <w:pStyle w:val="p1"/>
        <w:rPr>
          <w:rFonts w:ascii="Aptos" w:eastAsia="Aptos" w:hAnsi="Aptos" w:cs="Aptos"/>
          <w:b/>
          <w:bCs/>
          <w:sz w:val="28"/>
          <w:szCs w:val="28"/>
          <w:lang w:eastAsia="ja-JP"/>
        </w:rPr>
      </w:pPr>
      <w:r w:rsidRPr="006455B1">
        <w:rPr>
          <w:rFonts w:ascii="Aptos" w:eastAsia="Aptos" w:hAnsi="Aptos" w:cs="Aptos"/>
          <w:b/>
          <w:bCs/>
          <w:sz w:val="28"/>
          <w:szCs w:val="28"/>
          <w:lang w:eastAsia="ja-JP"/>
        </w:rPr>
        <w:t xml:space="preserve">4. </w:t>
      </w:r>
      <w:r w:rsidR="00F235B9">
        <w:rPr>
          <w:rFonts w:ascii="Aptos" w:eastAsia="Aptos" w:hAnsi="Aptos" w:cs="Aptos"/>
          <w:b/>
          <w:bCs/>
          <w:sz w:val="28"/>
          <w:szCs w:val="28"/>
          <w:lang w:eastAsia="ja-JP"/>
        </w:rPr>
        <w:t>P</w:t>
      </w:r>
      <w:r w:rsidR="00F235B9" w:rsidRPr="00F235B9">
        <w:rPr>
          <w:rFonts w:ascii="Aptos" w:eastAsia="Aptos" w:hAnsi="Aptos" w:cs="Aptos"/>
          <w:b/>
          <w:bCs/>
          <w:sz w:val="28"/>
          <w:szCs w:val="28"/>
          <w:lang w:eastAsia="ja-JP"/>
        </w:rPr>
        <w:t>odejmij</w:t>
      </w:r>
      <w:r w:rsidR="00F235B9">
        <w:rPr>
          <w:rFonts w:ascii="Aptos" w:eastAsia="Aptos" w:hAnsi="Aptos" w:cs="Aptos"/>
          <w:b/>
          <w:bCs/>
          <w:sz w:val="28"/>
          <w:szCs w:val="28"/>
          <w:lang w:eastAsia="ja-JP"/>
        </w:rPr>
        <w:t xml:space="preserve"> </w:t>
      </w:r>
      <w:r w:rsidR="00F235B9" w:rsidRPr="00F235B9">
        <w:rPr>
          <w:rFonts w:ascii="Aptos" w:eastAsia="Aptos" w:hAnsi="Aptos" w:cs="Aptos"/>
          <w:b/>
          <w:bCs/>
          <w:sz w:val="28"/>
          <w:szCs w:val="28"/>
          <w:lang w:eastAsia="ja-JP"/>
        </w:rPr>
        <w:t>decyzję</w:t>
      </w:r>
      <w:r w:rsidR="00F235B9">
        <w:rPr>
          <w:rFonts w:ascii="Aptos" w:eastAsia="Aptos" w:hAnsi="Aptos" w:cs="Aptos"/>
          <w:b/>
          <w:bCs/>
          <w:sz w:val="28"/>
          <w:szCs w:val="28"/>
          <w:lang w:eastAsia="ja-JP"/>
        </w:rPr>
        <w:t>.</w:t>
      </w:r>
    </w:p>
    <w:p w14:paraId="57B4091F" w14:textId="77777777" w:rsidR="00F823FA" w:rsidRPr="00F823FA" w:rsidRDefault="00F823FA" w:rsidP="00F823FA">
      <w:pPr>
        <w:pStyle w:val="p1"/>
        <w:rPr>
          <w:rFonts w:ascii="Aptos" w:eastAsia="Aptos" w:hAnsi="Aptos" w:cs="Aptos"/>
          <w:sz w:val="28"/>
          <w:szCs w:val="28"/>
          <w:lang w:eastAsia="ja-JP"/>
        </w:rPr>
      </w:pPr>
      <w:r w:rsidRPr="00F823FA">
        <w:rPr>
          <w:rFonts w:ascii="Aptos" w:eastAsia="Aptos" w:hAnsi="Aptos" w:cs="Aptos"/>
          <w:sz w:val="28"/>
          <w:szCs w:val="28"/>
          <w:lang w:eastAsia="ja-JP"/>
        </w:rPr>
        <w:lastRenderedPageBreak/>
        <w:t>Czy wcześniejszy zakup jest uzasadniony finansowo?</w:t>
      </w:r>
    </w:p>
    <w:p w14:paraId="30CED02A" w14:textId="77777777" w:rsidR="00F823FA" w:rsidRPr="00F823FA" w:rsidRDefault="00F823FA" w:rsidP="00F823FA">
      <w:pPr>
        <w:numPr>
          <w:ilvl w:val="0"/>
          <w:numId w:val="27"/>
        </w:numPr>
        <w:spacing w:line="240" w:lineRule="auto"/>
        <w:rPr>
          <w:rFonts w:ascii="Aptos" w:eastAsia="Aptos" w:hAnsi="Aptos" w:cs="Aptos"/>
          <w:sz w:val="28"/>
          <w:szCs w:val="28"/>
          <w:lang w:val="en-PL"/>
        </w:rPr>
      </w:pPr>
      <w:r w:rsidRPr="00F823FA">
        <w:rPr>
          <w:rFonts w:ascii="Aptos" w:eastAsia="Aptos" w:hAnsi="Aptos" w:cs="Aptos"/>
          <w:sz w:val="28"/>
          <w:szCs w:val="28"/>
          <w:lang w:val="en-PL"/>
        </w:rPr>
        <w:t>tak</w:t>
      </w:r>
    </w:p>
    <w:p w14:paraId="0914B64D" w14:textId="77777777" w:rsidR="00F823FA" w:rsidRPr="00F823FA" w:rsidRDefault="00F823FA" w:rsidP="00F823FA">
      <w:pPr>
        <w:numPr>
          <w:ilvl w:val="0"/>
          <w:numId w:val="27"/>
        </w:numPr>
        <w:spacing w:line="240" w:lineRule="auto"/>
        <w:rPr>
          <w:rFonts w:ascii="Aptos" w:eastAsia="Aptos" w:hAnsi="Aptos" w:cs="Aptos"/>
          <w:sz w:val="28"/>
          <w:szCs w:val="28"/>
          <w:lang w:val="en-PL"/>
        </w:rPr>
      </w:pPr>
      <w:r w:rsidRPr="00F823FA">
        <w:rPr>
          <w:rFonts w:ascii="Aptos" w:eastAsia="Aptos" w:hAnsi="Aptos" w:cs="Aptos"/>
          <w:sz w:val="28"/>
          <w:szCs w:val="28"/>
          <w:lang w:val="en-PL"/>
        </w:rPr>
        <w:t>nie</w:t>
      </w:r>
    </w:p>
    <w:p w14:paraId="7AA24FAE" w14:textId="09B495F7" w:rsidR="00F823FA" w:rsidRPr="00F823FA" w:rsidRDefault="00F823FA" w:rsidP="00F823FA">
      <w:pPr>
        <w:numPr>
          <w:ilvl w:val="0"/>
          <w:numId w:val="27"/>
        </w:numPr>
        <w:spacing w:line="240" w:lineRule="auto"/>
        <w:rPr>
          <w:rFonts w:ascii="Aptos" w:eastAsia="Aptos" w:hAnsi="Aptos" w:cs="Aptos"/>
          <w:sz w:val="28"/>
          <w:szCs w:val="28"/>
          <w:lang w:val="en-PL"/>
        </w:rPr>
      </w:pPr>
      <w:r w:rsidRPr="00F823FA">
        <w:rPr>
          <w:rFonts w:ascii="Aptos" w:eastAsia="Aptos" w:hAnsi="Aptos" w:cs="Aptos"/>
          <w:sz w:val="28"/>
          <w:szCs w:val="28"/>
          <w:lang w:val="en-PL"/>
        </w:rPr>
        <w:t>potrzebuj</w:t>
      </w:r>
      <w:r>
        <w:rPr>
          <w:rFonts w:ascii="Aptos" w:eastAsia="Aptos" w:hAnsi="Aptos" w:cs="Aptos"/>
          <w:sz w:val="28"/>
          <w:szCs w:val="28"/>
          <w:lang w:val="en-PL"/>
        </w:rPr>
        <w:t xml:space="preserve">ę </w:t>
      </w:r>
      <w:r w:rsidRPr="00F823FA">
        <w:rPr>
          <w:rFonts w:ascii="Aptos" w:eastAsia="Aptos" w:hAnsi="Aptos" w:cs="Aptos"/>
          <w:sz w:val="28"/>
          <w:szCs w:val="28"/>
          <w:lang w:val="en-PL"/>
        </w:rPr>
        <w:t>dodatkowych danych</w:t>
      </w:r>
    </w:p>
    <w:p w14:paraId="49CC0DEF" w14:textId="77777777" w:rsidR="00F823FA" w:rsidRDefault="00F823FA" w:rsidP="00F823FA">
      <w:pPr>
        <w:pStyle w:val="p1"/>
        <w:rPr>
          <w:rFonts w:ascii="Aptos" w:eastAsia="Aptos" w:hAnsi="Aptos" w:cs="Aptos"/>
          <w:b/>
          <w:bCs/>
          <w:sz w:val="28"/>
          <w:szCs w:val="28"/>
        </w:rPr>
      </w:pPr>
    </w:p>
    <w:p w14:paraId="4A2BC71E" w14:textId="106301D9" w:rsidR="00F823FA" w:rsidRPr="00F823FA" w:rsidRDefault="00F823FA" w:rsidP="00F823FA">
      <w:pPr>
        <w:pStyle w:val="p1"/>
        <w:rPr>
          <w:rFonts w:ascii="Aptos" w:eastAsia="Aptos" w:hAnsi="Aptos" w:cs="Aptos"/>
          <w:b/>
          <w:bCs/>
          <w:sz w:val="28"/>
          <w:szCs w:val="28"/>
        </w:rPr>
      </w:pPr>
      <w:r>
        <w:rPr>
          <w:rFonts w:ascii="Aptos" w:eastAsia="Aptos" w:hAnsi="Aptos" w:cs="Aptos"/>
          <w:b/>
          <w:bCs/>
          <w:sz w:val="28"/>
          <w:szCs w:val="28"/>
        </w:rPr>
        <w:t>U</w:t>
      </w:r>
      <w:r w:rsidRPr="00F823FA">
        <w:rPr>
          <w:rFonts w:ascii="Aptos" w:eastAsia="Aptos" w:hAnsi="Aptos" w:cs="Aptos"/>
          <w:b/>
          <w:bCs/>
          <w:sz w:val="28"/>
          <w:szCs w:val="28"/>
        </w:rPr>
        <w:t>zasadnij decyzję jednym akapitem</w:t>
      </w:r>
    </w:p>
    <w:p w14:paraId="24291000" w14:textId="77777777" w:rsidR="006455B1" w:rsidRPr="00B64968" w:rsidRDefault="006455B1" w:rsidP="006455B1">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56579981" w14:textId="77777777" w:rsidR="006455B1" w:rsidRPr="00B64968" w:rsidRDefault="006455B1" w:rsidP="006455B1">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79A8CAF8" w14:textId="77777777" w:rsidR="006455B1" w:rsidRDefault="006455B1" w:rsidP="006455B1">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0BFA9466" w14:textId="1E32388F" w:rsidR="00F823FA" w:rsidRDefault="00F823FA">
      <w:pPr>
        <w:rPr>
          <w:lang w:val="en-PL"/>
        </w:rPr>
      </w:pPr>
      <w:r>
        <w:rPr>
          <w:lang w:val="en-PL"/>
        </w:rPr>
        <w:br w:type="page"/>
      </w:r>
    </w:p>
    <w:p w14:paraId="17DE9FE5" w14:textId="308B7CA1" w:rsidR="00F823FA" w:rsidRPr="00D04DDD" w:rsidRDefault="00F823FA" w:rsidP="00F823FA">
      <w:pPr>
        <w:pStyle w:val="Heading2"/>
        <w:rPr>
          <w:rFonts w:ascii="Aptos" w:eastAsia="Aptos" w:hAnsi="Aptos" w:cs="Aptos"/>
          <w:b/>
          <w:bCs/>
          <w:color w:val="auto"/>
          <w:sz w:val="28"/>
          <w:szCs w:val="28"/>
          <w:lang w:val="pl-PL"/>
        </w:rPr>
      </w:pPr>
      <w:r w:rsidRPr="00D04DDD">
        <w:rPr>
          <w:rFonts w:ascii="Aptos" w:eastAsia="Aptos" w:hAnsi="Aptos" w:cs="Aptos"/>
          <w:b/>
          <w:bCs/>
          <w:color w:val="auto"/>
          <w:sz w:val="28"/>
          <w:szCs w:val="28"/>
          <w:lang w:val="pl-PL"/>
        </w:rPr>
        <w:lastRenderedPageBreak/>
        <w:t xml:space="preserve">Ćwiczenie </w:t>
      </w:r>
      <w:r>
        <w:rPr>
          <w:rFonts w:ascii="Aptos" w:eastAsia="Aptos" w:hAnsi="Aptos" w:cs="Aptos"/>
          <w:b/>
          <w:bCs/>
          <w:color w:val="auto"/>
          <w:sz w:val="28"/>
          <w:szCs w:val="28"/>
          <w:lang w:val="pl-PL"/>
        </w:rPr>
        <w:t>3</w:t>
      </w:r>
    </w:p>
    <w:p w14:paraId="0C07733A" w14:textId="68FF22FA" w:rsidR="00F823FA" w:rsidRPr="00F823FA" w:rsidRDefault="00F823FA" w:rsidP="00F823FA">
      <w:pPr>
        <w:pStyle w:val="Heading3"/>
        <w:rPr>
          <w:rFonts w:ascii="Aptos" w:eastAsia="Aptos" w:hAnsi="Aptos" w:cs="Aptos"/>
          <w:b/>
          <w:bCs/>
          <w:color w:val="auto"/>
          <w:lang w:val="pl-PL"/>
        </w:rPr>
      </w:pPr>
      <w:r w:rsidRPr="00F823FA">
        <w:rPr>
          <w:rFonts w:ascii="Aptos" w:eastAsia="Aptos" w:hAnsi="Aptos" w:cs="Aptos"/>
          <w:b/>
          <w:bCs/>
          <w:color w:val="auto"/>
          <w:lang w:val="pl-PL"/>
        </w:rPr>
        <w:t>Jak ocenić, czy oferta dostawcy jest fair</w:t>
      </w:r>
    </w:p>
    <w:p w14:paraId="52A8C784" w14:textId="14DC3ECE" w:rsidR="00F823FA" w:rsidRPr="0096034B" w:rsidRDefault="00F823FA" w:rsidP="00F823FA">
      <w:pPr>
        <w:pStyle w:val="Heading3"/>
        <w:rPr>
          <w:rFonts w:ascii="Aptos" w:eastAsia="Aptos" w:hAnsi="Aptos" w:cs="Aptos"/>
          <w:b/>
          <w:bCs/>
          <w:color w:val="auto"/>
          <w:lang w:val="en-PL"/>
        </w:rPr>
      </w:pPr>
    </w:p>
    <w:p w14:paraId="615B5B04" w14:textId="1B398124" w:rsidR="008506F6" w:rsidRPr="008506F6" w:rsidRDefault="00F823FA" w:rsidP="008506F6">
      <w:pPr>
        <w:pStyle w:val="Heading3"/>
        <w:rPr>
          <w:rFonts w:ascii="Aptos" w:eastAsia="Aptos" w:hAnsi="Aptos" w:cs="Aptos"/>
          <w:color w:val="auto"/>
          <w:lang w:val="pl-PL"/>
        </w:rPr>
      </w:pPr>
      <w:r w:rsidRPr="007C6BA3">
        <w:rPr>
          <w:rFonts w:ascii="Aptos" w:eastAsia="Aptos" w:hAnsi="Aptos" w:cs="Aptos"/>
          <w:color w:val="auto"/>
          <w:lang w:val="pl-PL"/>
        </w:rPr>
        <w:t>Opis sytuacji</w:t>
      </w:r>
    </w:p>
    <w:p w14:paraId="33311D09" w14:textId="0E13C3C6" w:rsidR="008506F6" w:rsidRPr="008506F6" w:rsidRDefault="008506F6" w:rsidP="008506F6">
      <w:pPr>
        <w:rPr>
          <w:rFonts w:ascii="Aptos" w:eastAsia="Aptos" w:hAnsi="Aptos" w:cs="Aptos"/>
          <w:sz w:val="28"/>
          <w:szCs w:val="28"/>
          <w:lang w:val="pl-PL"/>
        </w:rPr>
      </w:pPr>
      <w:r>
        <w:rPr>
          <w:rFonts w:ascii="Aptos" w:eastAsia="Aptos" w:hAnsi="Aptos" w:cs="Aptos"/>
          <w:sz w:val="28"/>
          <w:szCs w:val="28"/>
          <w:lang w:val="pl-PL"/>
        </w:rPr>
        <w:t xml:space="preserve">Twoja </w:t>
      </w:r>
      <w:r w:rsidRPr="008506F6">
        <w:rPr>
          <w:rFonts w:ascii="Aptos" w:eastAsia="Aptos" w:hAnsi="Aptos" w:cs="Aptos"/>
          <w:sz w:val="28"/>
          <w:szCs w:val="28"/>
          <w:lang w:val="pl-PL"/>
        </w:rPr>
        <w:t>firma otrzymała ofertę od obecnego dostawcy.</w:t>
      </w:r>
    </w:p>
    <w:p w14:paraId="22512982" w14:textId="6A39C354" w:rsidR="008506F6" w:rsidRPr="008506F6" w:rsidRDefault="008506F6" w:rsidP="008506F6">
      <w:pPr>
        <w:rPr>
          <w:rFonts w:ascii="Aptos" w:eastAsia="Aptos" w:hAnsi="Aptos" w:cs="Aptos"/>
          <w:sz w:val="28"/>
          <w:szCs w:val="28"/>
          <w:lang w:val="pl-PL"/>
        </w:rPr>
      </w:pPr>
      <w:r>
        <w:rPr>
          <w:rFonts w:ascii="Aptos" w:eastAsia="Aptos" w:hAnsi="Aptos" w:cs="Aptos"/>
          <w:sz w:val="28"/>
          <w:szCs w:val="28"/>
          <w:lang w:val="pl-PL"/>
        </w:rPr>
        <w:t>Masz</w:t>
      </w:r>
      <w:r w:rsidRPr="008506F6">
        <w:rPr>
          <w:rFonts w:ascii="Aptos" w:eastAsia="Aptos" w:hAnsi="Aptos" w:cs="Aptos"/>
          <w:sz w:val="28"/>
          <w:szCs w:val="28"/>
          <w:lang w:val="pl-PL"/>
        </w:rPr>
        <w:t xml:space="preserve"> do dyspozycji dane o koszcie zasadnym kategorii oraz podstawowe informacje finansowe o dostawcy z ostatnich 5 lat.</w:t>
      </w:r>
    </w:p>
    <w:p w14:paraId="1EB22F94" w14:textId="3E84B837" w:rsidR="008506F6" w:rsidRPr="008506F6" w:rsidRDefault="008506F6" w:rsidP="008506F6">
      <w:pPr>
        <w:rPr>
          <w:rFonts w:ascii="Aptos" w:eastAsia="Aptos" w:hAnsi="Aptos" w:cs="Aptos"/>
          <w:sz w:val="28"/>
          <w:szCs w:val="28"/>
          <w:lang w:val="pl-PL"/>
        </w:rPr>
      </w:pPr>
      <w:r>
        <w:rPr>
          <w:rFonts w:ascii="Aptos" w:eastAsia="Aptos" w:hAnsi="Aptos" w:cs="Aptos"/>
          <w:sz w:val="28"/>
          <w:szCs w:val="28"/>
          <w:lang w:val="pl-PL"/>
        </w:rPr>
        <w:t>Twoim</w:t>
      </w:r>
      <w:r w:rsidRPr="008506F6">
        <w:rPr>
          <w:rFonts w:ascii="Aptos" w:eastAsia="Aptos" w:hAnsi="Aptos" w:cs="Aptos"/>
          <w:sz w:val="28"/>
          <w:szCs w:val="28"/>
          <w:lang w:val="pl-PL"/>
        </w:rPr>
        <w:t xml:space="preserve"> zadaniem jest ocenić:</w:t>
      </w:r>
    </w:p>
    <w:p w14:paraId="34D801F4" w14:textId="6DF8BA85" w:rsidR="008506F6" w:rsidRPr="008506F6" w:rsidRDefault="008506F6" w:rsidP="008506F6">
      <w:pPr>
        <w:pStyle w:val="p4"/>
        <w:numPr>
          <w:ilvl w:val="0"/>
          <w:numId w:val="19"/>
        </w:numPr>
        <w:rPr>
          <w:rFonts w:ascii="Aptos" w:eastAsia="Aptos" w:hAnsi="Aptos" w:cs="Aptos"/>
          <w:sz w:val="28"/>
          <w:szCs w:val="28"/>
          <w:lang w:val="pl-PL" w:eastAsia="ja-JP"/>
        </w:rPr>
      </w:pPr>
      <w:r w:rsidRPr="008506F6">
        <w:rPr>
          <w:rFonts w:ascii="Aptos" w:eastAsia="Aptos" w:hAnsi="Aptos" w:cs="Aptos"/>
          <w:sz w:val="28"/>
          <w:szCs w:val="28"/>
          <w:lang w:val="pl-PL" w:eastAsia="ja-JP"/>
        </w:rPr>
        <w:t xml:space="preserve">czy oferta </w:t>
      </w:r>
      <w:r>
        <w:rPr>
          <w:rFonts w:ascii="Aptos" w:eastAsia="Aptos" w:hAnsi="Aptos" w:cs="Aptos"/>
          <w:sz w:val="28"/>
          <w:szCs w:val="28"/>
          <w:lang w:val="pl-PL" w:eastAsia="ja-JP"/>
        </w:rPr>
        <w:t>jest</w:t>
      </w:r>
      <w:r w:rsidRPr="008506F6">
        <w:rPr>
          <w:rFonts w:ascii="Aptos" w:eastAsia="Aptos" w:hAnsi="Aptos" w:cs="Aptos"/>
          <w:sz w:val="28"/>
          <w:szCs w:val="28"/>
          <w:lang w:val="pl-PL" w:eastAsia="ja-JP"/>
        </w:rPr>
        <w:t xml:space="preserve"> fair,</w:t>
      </w:r>
    </w:p>
    <w:p w14:paraId="5DCFC887" w14:textId="77777777" w:rsidR="008506F6" w:rsidRPr="008506F6" w:rsidRDefault="008506F6" w:rsidP="008506F6">
      <w:pPr>
        <w:pStyle w:val="p4"/>
        <w:numPr>
          <w:ilvl w:val="0"/>
          <w:numId w:val="19"/>
        </w:numPr>
        <w:rPr>
          <w:rFonts w:ascii="Aptos" w:eastAsia="Aptos" w:hAnsi="Aptos" w:cs="Aptos"/>
          <w:sz w:val="28"/>
          <w:szCs w:val="28"/>
          <w:lang w:val="pl-PL" w:eastAsia="ja-JP"/>
        </w:rPr>
      </w:pPr>
      <w:r w:rsidRPr="008506F6">
        <w:rPr>
          <w:rFonts w:ascii="Aptos" w:eastAsia="Aptos" w:hAnsi="Aptos" w:cs="Aptos"/>
          <w:sz w:val="28"/>
          <w:szCs w:val="28"/>
          <w:lang w:val="pl-PL" w:eastAsia="ja-JP"/>
        </w:rPr>
        <w:t>co wynika z sytuacji dostawcy,</w:t>
      </w:r>
    </w:p>
    <w:p w14:paraId="074CC98C" w14:textId="77777777" w:rsidR="008506F6" w:rsidRPr="008506F6" w:rsidRDefault="008506F6" w:rsidP="008506F6">
      <w:pPr>
        <w:pStyle w:val="p4"/>
        <w:numPr>
          <w:ilvl w:val="0"/>
          <w:numId w:val="19"/>
        </w:numPr>
        <w:rPr>
          <w:rFonts w:ascii="Aptos" w:eastAsia="Aptos" w:hAnsi="Aptos" w:cs="Aptos"/>
          <w:sz w:val="28"/>
          <w:szCs w:val="28"/>
          <w:lang w:val="pl-PL" w:eastAsia="ja-JP"/>
        </w:rPr>
      </w:pPr>
      <w:r w:rsidRPr="008506F6">
        <w:rPr>
          <w:rFonts w:ascii="Aptos" w:eastAsia="Aptos" w:hAnsi="Aptos" w:cs="Aptos"/>
          <w:sz w:val="28"/>
          <w:szCs w:val="28"/>
          <w:lang w:val="pl-PL" w:eastAsia="ja-JP"/>
        </w:rPr>
        <w:t>jaką dźwignię negocjacyjną można wykorzystać.</w:t>
      </w:r>
    </w:p>
    <w:p w14:paraId="35AE6C27" w14:textId="77777777" w:rsidR="008506F6" w:rsidRPr="008506F6" w:rsidRDefault="008506F6" w:rsidP="008506F6">
      <w:pPr>
        <w:rPr>
          <w:lang w:val="en-PL"/>
        </w:rPr>
      </w:pPr>
    </w:p>
    <w:p w14:paraId="07B07755" w14:textId="314A301F" w:rsidR="008506F6" w:rsidRDefault="008506F6">
      <w:pPr>
        <w:rPr>
          <w:lang w:val="en-PL"/>
        </w:rPr>
      </w:pPr>
      <w:r>
        <w:rPr>
          <w:lang w:val="en-PL"/>
        </w:rPr>
        <w:br w:type="page"/>
      </w:r>
    </w:p>
    <w:p w14:paraId="6C7FE0F7" w14:textId="77777777" w:rsidR="000C362B" w:rsidRPr="000C362B" w:rsidRDefault="000C362B" w:rsidP="000C362B">
      <w:pPr>
        <w:pStyle w:val="p4"/>
        <w:rPr>
          <w:rFonts w:ascii="Aptos" w:eastAsia="Aptos" w:hAnsi="Aptos" w:cs="Aptos"/>
          <w:b/>
          <w:bCs/>
          <w:sz w:val="28"/>
          <w:szCs w:val="28"/>
        </w:rPr>
      </w:pPr>
      <w:r w:rsidRPr="000C362B">
        <w:rPr>
          <w:rFonts w:ascii="Aptos" w:eastAsia="Aptos" w:hAnsi="Aptos" w:cs="Aptos"/>
          <w:b/>
          <w:bCs/>
          <w:sz w:val="28"/>
          <w:szCs w:val="28"/>
        </w:rPr>
        <w:lastRenderedPageBreak/>
        <w:t>Profil dostawcy i oferta</w:t>
      </w:r>
    </w:p>
    <w:p w14:paraId="0E0DD006" w14:textId="77777777" w:rsidR="000C362B" w:rsidRPr="000C362B" w:rsidRDefault="000C362B" w:rsidP="007F068B">
      <w:pPr>
        <w:spacing w:line="240" w:lineRule="auto"/>
        <w:rPr>
          <w:rFonts w:ascii="Aptos" w:eastAsia="Aptos" w:hAnsi="Aptos" w:cs="Aptos"/>
          <w:sz w:val="28"/>
          <w:szCs w:val="28"/>
          <w:lang w:val="en-PL"/>
        </w:rPr>
      </w:pPr>
      <w:r w:rsidRPr="000C362B">
        <w:rPr>
          <w:rFonts w:ascii="Aptos" w:eastAsia="Aptos" w:hAnsi="Aptos" w:cs="Aptos"/>
          <w:sz w:val="28"/>
          <w:szCs w:val="28"/>
          <w:lang w:val="en-PL"/>
        </w:rPr>
        <w:t>Dane</w:t>
      </w:r>
    </w:p>
    <w:p w14:paraId="42F22B01" w14:textId="0FD55EE5" w:rsidR="000C362B" w:rsidRPr="000C362B" w:rsidRDefault="00245294" w:rsidP="000C362B">
      <w:pPr>
        <w:numPr>
          <w:ilvl w:val="0"/>
          <w:numId w:val="27"/>
        </w:numPr>
        <w:spacing w:line="240" w:lineRule="auto"/>
        <w:rPr>
          <w:rFonts w:ascii="Aptos" w:eastAsia="Aptos" w:hAnsi="Aptos" w:cs="Aptos"/>
          <w:sz w:val="28"/>
          <w:szCs w:val="28"/>
          <w:lang w:val="en-PL"/>
        </w:rPr>
      </w:pPr>
      <w:r>
        <w:rPr>
          <w:rFonts w:ascii="Aptos" w:eastAsia="Aptos" w:hAnsi="Aptos" w:cs="Aptos"/>
          <w:sz w:val="28"/>
          <w:szCs w:val="28"/>
          <w:lang w:val="en-PL"/>
        </w:rPr>
        <w:t>c</w:t>
      </w:r>
      <w:r w:rsidR="000C362B" w:rsidRPr="000C362B">
        <w:rPr>
          <w:rFonts w:ascii="Aptos" w:eastAsia="Aptos" w:hAnsi="Aptos" w:cs="Aptos"/>
          <w:sz w:val="28"/>
          <w:szCs w:val="28"/>
          <w:lang w:val="en-PL"/>
        </w:rPr>
        <w:t xml:space="preserve">ena ofertowa dostawcy: </w:t>
      </w:r>
      <w:r w:rsidR="000C362B" w:rsidRPr="000C362B">
        <w:rPr>
          <w:rFonts w:ascii="Aptos" w:eastAsia="Aptos" w:hAnsi="Aptos" w:cs="Aptos"/>
          <w:b/>
          <w:bCs/>
          <w:sz w:val="28"/>
          <w:szCs w:val="28"/>
          <w:lang w:val="en-PL"/>
        </w:rPr>
        <w:t>108 PLN / jednostkę</w:t>
      </w:r>
    </w:p>
    <w:p w14:paraId="5F68A160" w14:textId="0D666C4C" w:rsidR="000C362B" w:rsidRPr="000C362B" w:rsidRDefault="00245294" w:rsidP="000C362B">
      <w:pPr>
        <w:numPr>
          <w:ilvl w:val="0"/>
          <w:numId w:val="27"/>
        </w:numPr>
        <w:spacing w:line="240" w:lineRule="auto"/>
        <w:rPr>
          <w:rFonts w:ascii="Aptos" w:eastAsia="Aptos" w:hAnsi="Aptos" w:cs="Aptos"/>
          <w:sz w:val="28"/>
          <w:szCs w:val="28"/>
          <w:lang w:val="en-PL"/>
        </w:rPr>
      </w:pPr>
      <w:r>
        <w:rPr>
          <w:rFonts w:ascii="Aptos" w:eastAsia="Aptos" w:hAnsi="Aptos" w:cs="Aptos"/>
          <w:sz w:val="28"/>
          <w:szCs w:val="28"/>
          <w:lang w:val="en-PL"/>
        </w:rPr>
        <w:t>k</w:t>
      </w:r>
      <w:r w:rsidR="000C362B" w:rsidRPr="000C362B">
        <w:rPr>
          <w:rFonts w:ascii="Aptos" w:eastAsia="Aptos" w:hAnsi="Aptos" w:cs="Aptos"/>
          <w:sz w:val="28"/>
          <w:szCs w:val="28"/>
          <w:lang w:val="en-PL"/>
        </w:rPr>
        <w:t xml:space="preserve">oszt zasadny kategorii: </w:t>
      </w:r>
      <w:r w:rsidR="000C362B" w:rsidRPr="000C362B">
        <w:rPr>
          <w:rFonts w:ascii="Aptos" w:eastAsia="Aptos" w:hAnsi="Aptos" w:cs="Aptos"/>
          <w:b/>
          <w:bCs/>
          <w:sz w:val="28"/>
          <w:szCs w:val="28"/>
          <w:lang w:val="en-PL"/>
        </w:rPr>
        <w:t>97 PLN / jednostkę</w:t>
      </w:r>
    </w:p>
    <w:p w14:paraId="4C03BBD0" w14:textId="3BFCD4B3" w:rsidR="000C362B" w:rsidRPr="000C362B" w:rsidRDefault="00245294" w:rsidP="000C362B">
      <w:pPr>
        <w:numPr>
          <w:ilvl w:val="0"/>
          <w:numId w:val="27"/>
        </w:numPr>
        <w:spacing w:line="240" w:lineRule="auto"/>
        <w:rPr>
          <w:rFonts w:ascii="Aptos" w:eastAsia="Aptos" w:hAnsi="Aptos" w:cs="Aptos"/>
          <w:sz w:val="28"/>
          <w:szCs w:val="28"/>
          <w:lang w:val="en-PL"/>
        </w:rPr>
      </w:pPr>
      <w:r>
        <w:rPr>
          <w:rFonts w:ascii="Aptos" w:eastAsia="Aptos" w:hAnsi="Aptos" w:cs="Aptos"/>
          <w:sz w:val="28"/>
          <w:szCs w:val="28"/>
          <w:lang w:val="en-PL"/>
        </w:rPr>
        <w:t>s</w:t>
      </w:r>
      <w:r w:rsidR="000C362B" w:rsidRPr="000C362B">
        <w:rPr>
          <w:rFonts w:ascii="Aptos" w:eastAsia="Aptos" w:hAnsi="Aptos" w:cs="Aptos"/>
          <w:sz w:val="28"/>
          <w:szCs w:val="28"/>
          <w:lang w:val="en-PL"/>
        </w:rPr>
        <w:t xml:space="preserve">zacowany poziom marży „ukrytej” w cenie: </w:t>
      </w:r>
      <w:r w:rsidR="000C362B" w:rsidRPr="000C362B">
        <w:rPr>
          <w:rFonts w:ascii="Aptos" w:eastAsia="Aptos" w:hAnsi="Aptos" w:cs="Aptos"/>
          <w:b/>
          <w:bCs/>
          <w:sz w:val="28"/>
          <w:szCs w:val="28"/>
          <w:lang w:val="en-PL"/>
        </w:rPr>
        <w:t>wysoki</w:t>
      </w:r>
    </w:p>
    <w:p w14:paraId="3D019EAB" w14:textId="3A73ABC7" w:rsidR="007F068B" w:rsidRPr="007F068B" w:rsidRDefault="007F068B" w:rsidP="007F068B">
      <w:pPr>
        <w:rPr>
          <w:rFonts w:ascii="Aptos" w:eastAsia="Aptos" w:hAnsi="Aptos" w:cs="Aptos"/>
          <w:sz w:val="28"/>
          <w:szCs w:val="28"/>
          <w:lang w:val="en-PL"/>
        </w:rPr>
      </w:pPr>
      <w:r w:rsidRPr="007F068B">
        <w:rPr>
          <w:rFonts w:ascii="Aptos" w:eastAsia="Aptos" w:hAnsi="Aptos" w:cs="Aptos"/>
          <w:sz w:val="28"/>
          <w:szCs w:val="28"/>
          <w:lang w:val="en-PL"/>
        </w:rPr>
        <w:t>Dane finansowe dostawcy – ostatnie 5 lat</w:t>
      </w:r>
    </w:p>
    <w:p w14:paraId="0230D6F9" w14:textId="6D78BCB4" w:rsidR="007F068B" w:rsidRPr="007F068B" w:rsidRDefault="007F068B" w:rsidP="007F068B">
      <w:pPr>
        <w:rPr>
          <w:rFonts w:ascii="Aptos" w:eastAsia="Aptos" w:hAnsi="Aptos" w:cs="Aptos"/>
          <w:sz w:val="28"/>
          <w:szCs w:val="28"/>
          <w:lang w:val="en-PL"/>
        </w:rPr>
      </w:pPr>
      <w:r w:rsidRPr="007F068B">
        <w:rPr>
          <w:rFonts w:ascii="Aptos" w:eastAsia="Aptos" w:hAnsi="Aptos" w:cs="Aptos"/>
          <w:sz w:val="28"/>
          <w:szCs w:val="28"/>
          <w:lang w:val="en-PL"/>
        </w:rPr>
        <w:t>Przychody</w:t>
      </w:r>
      <w:r w:rsidR="00245294">
        <w:rPr>
          <w:rFonts w:ascii="Aptos" w:eastAsia="Aptos" w:hAnsi="Aptos" w:cs="Aptos"/>
          <w:sz w:val="28"/>
          <w:szCs w:val="28"/>
          <w:lang w:val="en-PL"/>
        </w:rPr>
        <w:t>:</w:t>
      </w:r>
    </w:p>
    <w:p w14:paraId="26B3C18F" w14:textId="77777777" w:rsidR="007F068B" w:rsidRPr="007F068B" w:rsidRDefault="007F068B" w:rsidP="007F068B">
      <w:pPr>
        <w:numPr>
          <w:ilvl w:val="0"/>
          <w:numId w:val="31"/>
        </w:numPr>
        <w:rPr>
          <w:rFonts w:ascii="Aptos" w:eastAsia="Aptos" w:hAnsi="Aptos" w:cs="Aptos"/>
          <w:sz w:val="28"/>
          <w:szCs w:val="28"/>
          <w:lang w:val="en-PL"/>
        </w:rPr>
      </w:pPr>
      <w:r w:rsidRPr="007F068B">
        <w:rPr>
          <w:rFonts w:ascii="Aptos" w:eastAsia="Aptos" w:hAnsi="Aptos" w:cs="Aptos"/>
          <w:sz w:val="28"/>
          <w:szCs w:val="28"/>
          <w:lang w:val="en-PL"/>
        </w:rPr>
        <w:t>rok 1: 220 mln PLN</w:t>
      </w:r>
    </w:p>
    <w:p w14:paraId="59156025" w14:textId="77777777" w:rsidR="007F068B" w:rsidRPr="007F068B" w:rsidRDefault="007F068B" w:rsidP="007F068B">
      <w:pPr>
        <w:numPr>
          <w:ilvl w:val="0"/>
          <w:numId w:val="31"/>
        </w:numPr>
        <w:rPr>
          <w:rFonts w:ascii="Aptos" w:eastAsia="Aptos" w:hAnsi="Aptos" w:cs="Aptos"/>
          <w:sz w:val="28"/>
          <w:szCs w:val="28"/>
          <w:lang w:val="en-PL"/>
        </w:rPr>
      </w:pPr>
      <w:r w:rsidRPr="007F068B">
        <w:rPr>
          <w:rFonts w:ascii="Aptos" w:eastAsia="Aptos" w:hAnsi="Aptos" w:cs="Aptos"/>
          <w:sz w:val="28"/>
          <w:szCs w:val="28"/>
          <w:lang w:val="en-PL"/>
        </w:rPr>
        <w:t>rok 2: 214 mln PLN</w:t>
      </w:r>
    </w:p>
    <w:p w14:paraId="24164A14" w14:textId="77777777" w:rsidR="007F068B" w:rsidRPr="007F068B" w:rsidRDefault="007F068B" w:rsidP="007F068B">
      <w:pPr>
        <w:numPr>
          <w:ilvl w:val="0"/>
          <w:numId w:val="31"/>
        </w:numPr>
        <w:rPr>
          <w:rFonts w:ascii="Aptos" w:eastAsia="Aptos" w:hAnsi="Aptos" w:cs="Aptos"/>
          <w:sz w:val="28"/>
          <w:szCs w:val="28"/>
          <w:lang w:val="en-PL"/>
        </w:rPr>
      </w:pPr>
      <w:r w:rsidRPr="007F068B">
        <w:rPr>
          <w:rFonts w:ascii="Aptos" w:eastAsia="Aptos" w:hAnsi="Aptos" w:cs="Aptos"/>
          <w:sz w:val="28"/>
          <w:szCs w:val="28"/>
          <w:lang w:val="en-PL"/>
        </w:rPr>
        <w:t>rok 3: 205 mln PLN</w:t>
      </w:r>
    </w:p>
    <w:p w14:paraId="0624A48E" w14:textId="77777777" w:rsidR="007F068B" w:rsidRPr="007F068B" w:rsidRDefault="007F068B" w:rsidP="007F068B">
      <w:pPr>
        <w:numPr>
          <w:ilvl w:val="0"/>
          <w:numId w:val="31"/>
        </w:numPr>
        <w:rPr>
          <w:rFonts w:ascii="Aptos" w:eastAsia="Aptos" w:hAnsi="Aptos" w:cs="Aptos"/>
          <w:sz w:val="28"/>
          <w:szCs w:val="28"/>
          <w:lang w:val="en-PL"/>
        </w:rPr>
      </w:pPr>
      <w:r w:rsidRPr="007F068B">
        <w:rPr>
          <w:rFonts w:ascii="Aptos" w:eastAsia="Aptos" w:hAnsi="Aptos" w:cs="Aptos"/>
          <w:sz w:val="28"/>
          <w:szCs w:val="28"/>
          <w:lang w:val="en-PL"/>
        </w:rPr>
        <w:t>rok 4: 194 mln PLN</w:t>
      </w:r>
    </w:p>
    <w:p w14:paraId="46C99368" w14:textId="77777777" w:rsidR="007F068B" w:rsidRPr="007F068B" w:rsidRDefault="007F068B" w:rsidP="007F068B">
      <w:pPr>
        <w:numPr>
          <w:ilvl w:val="0"/>
          <w:numId w:val="31"/>
        </w:numPr>
        <w:rPr>
          <w:rFonts w:ascii="Aptos" w:eastAsia="Aptos" w:hAnsi="Aptos" w:cs="Aptos"/>
          <w:sz w:val="28"/>
          <w:szCs w:val="28"/>
          <w:lang w:val="en-PL"/>
        </w:rPr>
      </w:pPr>
      <w:r w:rsidRPr="007F068B">
        <w:rPr>
          <w:rFonts w:ascii="Aptos" w:eastAsia="Aptos" w:hAnsi="Aptos" w:cs="Aptos"/>
          <w:sz w:val="28"/>
          <w:szCs w:val="28"/>
          <w:lang w:val="en-PL"/>
        </w:rPr>
        <w:t>rok 5: 186 mln PLN</w:t>
      </w:r>
    </w:p>
    <w:p w14:paraId="4BF31D49" w14:textId="77777777" w:rsidR="00245294" w:rsidRPr="00245294" w:rsidRDefault="00245294" w:rsidP="00245294">
      <w:pPr>
        <w:rPr>
          <w:rFonts w:ascii="Aptos" w:eastAsia="Aptos" w:hAnsi="Aptos" w:cs="Aptos"/>
          <w:sz w:val="28"/>
          <w:szCs w:val="28"/>
          <w:lang w:val="en-PL"/>
        </w:rPr>
      </w:pPr>
      <w:r w:rsidRPr="00245294">
        <w:rPr>
          <w:rFonts w:ascii="Aptos" w:eastAsia="Aptos" w:hAnsi="Aptos" w:cs="Aptos"/>
          <w:b/>
          <w:bCs/>
          <w:sz w:val="28"/>
          <w:szCs w:val="28"/>
          <w:lang w:val="en-PL"/>
        </w:rPr>
        <w:t>CAGR przychodów:</w:t>
      </w:r>
      <w:r w:rsidRPr="00245294">
        <w:rPr>
          <w:rFonts w:ascii="Aptos" w:eastAsia="Aptos" w:hAnsi="Aptos" w:cs="Aptos"/>
          <w:sz w:val="28"/>
          <w:szCs w:val="28"/>
          <w:lang w:val="en-PL"/>
        </w:rPr>
        <w:t xml:space="preserve"> </w:t>
      </w:r>
      <w:r w:rsidRPr="00245294">
        <w:rPr>
          <w:rFonts w:ascii="Aptos" w:eastAsia="Aptos" w:hAnsi="Aptos" w:cs="Aptos"/>
          <w:b/>
          <w:bCs/>
          <w:sz w:val="28"/>
          <w:szCs w:val="28"/>
          <w:lang w:val="en-PL"/>
        </w:rPr>
        <w:t>ujemny</w:t>
      </w:r>
    </w:p>
    <w:p w14:paraId="008DC864" w14:textId="010AF23F" w:rsidR="00245294" w:rsidRPr="00245294" w:rsidRDefault="00245294" w:rsidP="00245294">
      <w:pPr>
        <w:rPr>
          <w:rFonts w:ascii="Aptos" w:eastAsia="Aptos" w:hAnsi="Aptos" w:cs="Aptos"/>
          <w:sz w:val="28"/>
          <w:szCs w:val="28"/>
          <w:lang w:val="en-PL"/>
        </w:rPr>
      </w:pPr>
      <w:r w:rsidRPr="00245294">
        <w:rPr>
          <w:rFonts w:ascii="Aptos" w:eastAsia="Aptos" w:hAnsi="Aptos" w:cs="Aptos"/>
          <w:sz w:val="28"/>
          <w:szCs w:val="28"/>
          <w:lang w:val="en-PL"/>
        </w:rPr>
        <w:t>Rentowność / marża operacyjna:</w:t>
      </w:r>
      <w:r>
        <w:rPr>
          <w:rFonts w:ascii="Aptos" w:eastAsia="Aptos" w:hAnsi="Aptos" w:cs="Aptos"/>
          <w:sz w:val="28"/>
          <w:szCs w:val="28"/>
          <w:lang w:val="en-PL"/>
        </w:rPr>
        <w:t xml:space="preserve"> </w:t>
      </w:r>
      <w:r w:rsidRPr="00245294">
        <w:rPr>
          <w:rFonts w:ascii="Aptos" w:eastAsia="Aptos" w:hAnsi="Aptos" w:cs="Aptos"/>
          <w:sz w:val="28"/>
          <w:szCs w:val="28"/>
          <w:lang w:val="en-PL"/>
        </w:rPr>
        <w:t>umiarkowana, stabilna</w:t>
      </w:r>
    </w:p>
    <w:p w14:paraId="64EEE2D8" w14:textId="40AD09C9" w:rsidR="00245294" w:rsidRPr="00245294" w:rsidRDefault="00245294" w:rsidP="00245294">
      <w:pPr>
        <w:rPr>
          <w:rFonts w:ascii="Aptos" w:eastAsia="Aptos" w:hAnsi="Aptos" w:cs="Aptos"/>
          <w:sz w:val="28"/>
          <w:szCs w:val="28"/>
          <w:lang w:val="en-PL"/>
        </w:rPr>
      </w:pPr>
      <w:r w:rsidRPr="00245294">
        <w:rPr>
          <w:rFonts w:ascii="Aptos" w:eastAsia="Aptos" w:hAnsi="Aptos" w:cs="Aptos"/>
          <w:sz w:val="28"/>
          <w:szCs w:val="28"/>
          <w:lang w:val="en-PL"/>
        </w:rPr>
        <w:t>Wskaźnik bieżącej płynności: 1,05</w:t>
      </w:r>
    </w:p>
    <w:p w14:paraId="3B8155C1" w14:textId="77777777" w:rsidR="00245294" w:rsidRPr="00245294" w:rsidRDefault="00245294" w:rsidP="00245294">
      <w:pPr>
        <w:rPr>
          <w:rFonts w:ascii="Aptos" w:eastAsia="Aptos" w:hAnsi="Aptos" w:cs="Aptos"/>
          <w:sz w:val="28"/>
          <w:szCs w:val="28"/>
          <w:lang w:val="en-PL"/>
        </w:rPr>
      </w:pPr>
      <w:r w:rsidRPr="00245294">
        <w:rPr>
          <w:rFonts w:ascii="Aptos" w:eastAsia="Aptos" w:hAnsi="Aptos" w:cs="Aptos"/>
          <w:sz w:val="28"/>
          <w:szCs w:val="28"/>
          <w:lang w:val="en-PL"/>
        </w:rPr>
        <w:t>Wskaźnik ogólnego zadłużenia: 0,69</w:t>
      </w:r>
    </w:p>
    <w:p w14:paraId="2D682A6A" w14:textId="77777777" w:rsidR="000C362B" w:rsidRDefault="000C362B" w:rsidP="008506F6">
      <w:pPr>
        <w:rPr>
          <w:rFonts w:ascii="Aptos" w:eastAsia="Aptos" w:hAnsi="Aptos" w:cs="Aptos"/>
          <w:sz w:val="28"/>
          <w:szCs w:val="28"/>
          <w:lang w:val="en-PL"/>
        </w:rPr>
      </w:pPr>
    </w:p>
    <w:p w14:paraId="2E08A4E8" w14:textId="15F5F277" w:rsidR="008506F6" w:rsidRPr="00347815" w:rsidRDefault="008506F6" w:rsidP="008506F6">
      <w:pPr>
        <w:rPr>
          <w:rFonts w:ascii="Aptos" w:eastAsia="Aptos" w:hAnsi="Aptos" w:cs="Aptos"/>
          <w:b/>
          <w:bCs/>
          <w:sz w:val="28"/>
          <w:szCs w:val="28"/>
          <w:lang w:val="en-PL"/>
        </w:rPr>
      </w:pPr>
      <w:r w:rsidRPr="008E2E18">
        <w:rPr>
          <w:rFonts w:ascii="Aptos" w:eastAsia="Aptos" w:hAnsi="Aptos" w:cs="Aptos"/>
          <w:b/>
          <w:bCs/>
          <w:sz w:val="28"/>
          <w:szCs w:val="28"/>
          <w:lang w:val="en-PL"/>
        </w:rPr>
        <w:t xml:space="preserve">1. </w:t>
      </w:r>
      <w:r w:rsidR="00347815" w:rsidRPr="00347815">
        <w:rPr>
          <w:rFonts w:ascii="Aptos" w:eastAsia="Aptos" w:hAnsi="Aptos" w:cs="Aptos"/>
          <w:b/>
          <w:bCs/>
          <w:sz w:val="28"/>
          <w:szCs w:val="28"/>
          <w:lang w:val="en-PL"/>
        </w:rPr>
        <w:t> Czy oferta wydaje się fair? Dlaczego?</w:t>
      </w:r>
    </w:p>
    <w:p w14:paraId="606F87F7" w14:textId="77777777" w:rsidR="008506F6" w:rsidRPr="00B64968" w:rsidRDefault="008506F6" w:rsidP="008506F6">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31BFFBE7" w14:textId="77777777" w:rsidR="008506F6" w:rsidRDefault="008506F6" w:rsidP="008506F6">
      <w:pPr>
        <w:rPr>
          <w:rFonts w:ascii="Aptos" w:eastAsia="Aptos" w:hAnsi="Aptos" w:cs="Aptos"/>
          <w:b/>
          <w:bCs/>
          <w:sz w:val="28"/>
          <w:szCs w:val="28"/>
          <w:lang w:val="pl-PL"/>
        </w:rPr>
      </w:pPr>
    </w:p>
    <w:p w14:paraId="71AD5DE1" w14:textId="7400656B" w:rsidR="00347815" w:rsidRPr="00347815" w:rsidRDefault="00347815" w:rsidP="00347815">
      <w:pPr>
        <w:rPr>
          <w:rFonts w:ascii="Aptos" w:eastAsia="Aptos" w:hAnsi="Aptos" w:cs="Aptos"/>
          <w:b/>
          <w:bCs/>
          <w:sz w:val="28"/>
          <w:szCs w:val="28"/>
          <w:lang w:val="en-PL"/>
        </w:rPr>
      </w:pPr>
      <w:r w:rsidRPr="00347815">
        <w:rPr>
          <w:rFonts w:ascii="Aptos" w:eastAsia="Aptos" w:hAnsi="Aptos" w:cs="Aptos"/>
          <w:b/>
          <w:bCs/>
          <w:sz w:val="28"/>
          <w:szCs w:val="28"/>
          <w:lang w:val="en-PL"/>
        </w:rPr>
        <w:t xml:space="preserve">2. Co mówią </w:t>
      </w:r>
      <w:r>
        <w:rPr>
          <w:rFonts w:ascii="Aptos" w:eastAsia="Aptos" w:hAnsi="Aptos" w:cs="Aptos"/>
          <w:b/>
          <w:bCs/>
          <w:sz w:val="28"/>
          <w:szCs w:val="28"/>
          <w:lang w:val="en-PL"/>
        </w:rPr>
        <w:t>Ci</w:t>
      </w:r>
      <w:r w:rsidRPr="00347815">
        <w:rPr>
          <w:rFonts w:ascii="Aptos" w:eastAsia="Aptos" w:hAnsi="Aptos" w:cs="Aptos"/>
          <w:b/>
          <w:bCs/>
          <w:sz w:val="28"/>
          <w:szCs w:val="28"/>
          <w:lang w:val="en-PL"/>
        </w:rPr>
        <w:t xml:space="preserve"> dane o sytuacji biznesowej dostawcy?</w:t>
      </w:r>
    </w:p>
    <w:p w14:paraId="203BA0AD" w14:textId="77777777" w:rsidR="00347815" w:rsidRPr="00B64968" w:rsidRDefault="00347815" w:rsidP="00347815">
      <w:pPr>
        <w:pStyle w:val="p1"/>
        <w:rPr>
          <w:rFonts w:ascii="Aptos" w:eastAsia="Aptos" w:hAnsi="Aptos" w:cs="Aptos"/>
          <w:sz w:val="28"/>
          <w:szCs w:val="28"/>
          <w:lang w:val="pl-PL" w:eastAsia="ja-JP"/>
        </w:rPr>
      </w:pPr>
      <w:r w:rsidRPr="00B64968">
        <w:rPr>
          <w:rFonts w:ascii="Aptos" w:eastAsia="Aptos" w:hAnsi="Aptos" w:cs="Aptos"/>
          <w:sz w:val="28"/>
          <w:szCs w:val="28"/>
          <w:lang w:val="pl-PL" w:eastAsia="ja-JP"/>
        </w:rPr>
        <w:t>…………………………………………………………………….</w:t>
      </w:r>
    </w:p>
    <w:p w14:paraId="394DC85F" w14:textId="77777777" w:rsidR="00444C09" w:rsidRPr="00444C09" w:rsidRDefault="00444C09" w:rsidP="00444C09">
      <w:pPr>
        <w:rPr>
          <w:rFonts w:ascii="Aptos" w:eastAsia="Aptos" w:hAnsi="Aptos" w:cs="Aptos"/>
          <w:b/>
          <w:bCs/>
          <w:sz w:val="28"/>
          <w:szCs w:val="28"/>
          <w:lang w:val="en-PL"/>
        </w:rPr>
      </w:pPr>
      <w:r w:rsidRPr="00444C09">
        <w:rPr>
          <w:rFonts w:ascii="Aptos" w:eastAsia="Aptos" w:hAnsi="Aptos" w:cs="Aptos"/>
          <w:b/>
          <w:bCs/>
          <w:sz w:val="28"/>
          <w:szCs w:val="28"/>
          <w:lang w:val="en-PL"/>
        </w:rPr>
        <w:t>3. Jaka dźwignia negocjacyjna może być tutaj najskuteczniejsza?</w:t>
      </w:r>
    </w:p>
    <w:p w14:paraId="780CB847" w14:textId="0C4F3379" w:rsidR="00444C09" w:rsidRPr="00444C09" w:rsidRDefault="00444C09" w:rsidP="00444C09">
      <w:pPr>
        <w:rPr>
          <w:rFonts w:ascii="Aptos" w:eastAsia="Aptos" w:hAnsi="Aptos" w:cs="Aptos"/>
          <w:b/>
          <w:bCs/>
          <w:sz w:val="28"/>
          <w:szCs w:val="28"/>
          <w:lang w:val="en-PL"/>
        </w:rPr>
      </w:pPr>
      <w:r w:rsidRPr="00444C09">
        <w:rPr>
          <w:rFonts w:ascii="Aptos" w:eastAsia="Aptos" w:hAnsi="Aptos" w:cs="Aptos"/>
          <w:b/>
          <w:bCs/>
          <w:sz w:val="28"/>
          <w:szCs w:val="28"/>
          <w:lang w:val="en-PL"/>
        </w:rPr>
        <w:t>Zaznacz jedną lub dwie:</w:t>
      </w:r>
    </w:p>
    <w:p w14:paraId="1B067ED8" w14:textId="77777777" w:rsidR="00444C09" w:rsidRPr="00444C09" w:rsidRDefault="00444C09" w:rsidP="00444C09">
      <w:pPr>
        <w:numPr>
          <w:ilvl w:val="0"/>
          <w:numId w:val="33"/>
        </w:numPr>
        <w:rPr>
          <w:rFonts w:ascii="Aptos" w:eastAsia="Aptos" w:hAnsi="Aptos" w:cs="Aptos"/>
          <w:sz w:val="28"/>
          <w:szCs w:val="28"/>
          <w:lang w:val="en-PL"/>
        </w:rPr>
      </w:pPr>
      <w:r w:rsidRPr="00444C09">
        <w:rPr>
          <w:rFonts w:ascii="Aptos" w:eastAsia="Aptos" w:hAnsi="Aptos" w:cs="Aptos"/>
          <w:sz w:val="28"/>
          <w:szCs w:val="28"/>
          <w:lang w:val="en-PL"/>
        </w:rPr>
        <w:t>presja na korektę ceny</w:t>
      </w:r>
    </w:p>
    <w:p w14:paraId="633CF278" w14:textId="77777777" w:rsidR="00444C09" w:rsidRPr="00444C09" w:rsidRDefault="00444C09" w:rsidP="00444C09">
      <w:pPr>
        <w:numPr>
          <w:ilvl w:val="0"/>
          <w:numId w:val="33"/>
        </w:numPr>
        <w:rPr>
          <w:rFonts w:ascii="Aptos" w:eastAsia="Aptos" w:hAnsi="Aptos" w:cs="Aptos"/>
          <w:sz w:val="28"/>
          <w:szCs w:val="28"/>
          <w:lang w:val="en-PL"/>
        </w:rPr>
      </w:pPr>
      <w:r w:rsidRPr="00444C09">
        <w:rPr>
          <w:rFonts w:ascii="Aptos" w:eastAsia="Aptos" w:hAnsi="Aptos" w:cs="Aptos"/>
          <w:sz w:val="28"/>
          <w:szCs w:val="28"/>
          <w:lang w:val="en-PL"/>
        </w:rPr>
        <w:lastRenderedPageBreak/>
        <w:t>propozycja większego wolumenu</w:t>
      </w:r>
    </w:p>
    <w:p w14:paraId="342EC2CE" w14:textId="77777777" w:rsidR="00444C09" w:rsidRPr="00444C09" w:rsidRDefault="00444C09" w:rsidP="00444C09">
      <w:pPr>
        <w:numPr>
          <w:ilvl w:val="0"/>
          <w:numId w:val="33"/>
        </w:numPr>
        <w:rPr>
          <w:rFonts w:ascii="Aptos" w:eastAsia="Aptos" w:hAnsi="Aptos" w:cs="Aptos"/>
          <w:sz w:val="28"/>
          <w:szCs w:val="28"/>
          <w:lang w:val="en-PL"/>
        </w:rPr>
      </w:pPr>
      <w:r w:rsidRPr="00444C09">
        <w:rPr>
          <w:rFonts w:ascii="Aptos" w:eastAsia="Aptos" w:hAnsi="Aptos" w:cs="Aptos"/>
          <w:sz w:val="28"/>
          <w:szCs w:val="28"/>
          <w:lang w:val="en-PL"/>
        </w:rPr>
        <w:t>szybsza płatność w zamian za rabat</w:t>
      </w:r>
    </w:p>
    <w:p w14:paraId="00F4312E" w14:textId="77777777" w:rsidR="00444C09" w:rsidRPr="00444C09" w:rsidRDefault="00444C09" w:rsidP="00444C09">
      <w:pPr>
        <w:numPr>
          <w:ilvl w:val="0"/>
          <w:numId w:val="33"/>
        </w:numPr>
        <w:rPr>
          <w:rFonts w:ascii="Aptos" w:eastAsia="Aptos" w:hAnsi="Aptos" w:cs="Aptos"/>
          <w:sz w:val="28"/>
          <w:szCs w:val="28"/>
          <w:lang w:val="en-PL"/>
        </w:rPr>
      </w:pPr>
      <w:r w:rsidRPr="00444C09">
        <w:rPr>
          <w:rFonts w:ascii="Aptos" w:eastAsia="Aptos" w:hAnsi="Aptos" w:cs="Aptos"/>
          <w:sz w:val="28"/>
          <w:szCs w:val="28"/>
          <w:lang w:val="en-PL"/>
        </w:rPr>
        <w:t>wydłużenie współpracy</w:t>
      </w:r>
    </w:p>
    <w:p w14:paraId="330F6B1B" w14:textId="77777777" w:rsidR="00444C09" w:rsidRPr="00444C09" w:rsidRDefault="00444C09" w:rsidP="00444C09">
      <w:pPr>
        <w:numPr>
          <w:ilvl w:val="0"/>
          <w:numId w:val="33"/>
        </w:numPr>
        <w:rPr>
          <w:rFonts w:ascii="Aptos" w:eastAsia="Aptos" w:hAnsi="Aptos" w:cs="Aptos"/>
          <w:sz w:val="28"/>
          <w:szCs w:val="28"/>
          <w:lang w:val="en-PL"/>
        </w:rPr>
      </w:pPr>
      <w:r w:rsidRPr="00444C09">
        <w:rPr>
          <w:rFonts w:ascii="Aptos" w:eastAsia="Aptos" w:hAnsi="Aptos" w:cs="Aptos"/>
          <w:sz w:val="28"/>
          <w:szCs w:val="28"/>
          <w:lang w:val="en-PL"/>
        </w:rPr>
        <w:t>zwiększenie zabezpieczeń</w:t>
      </w:r>
    </w:p>
    <w:p w14:paraId="0445C50E" w14:textId="69E30C99" w:rsidR="00444C09" w:rsidRPr="00666A68" w:rsidRDefault="00444C09" w:rsidP="008506F6">
      <w:pPr>
        <w:numPr>
          <w:ilvl w:val="0"/>
          <w:numId w:val="33"/>
        </w:numPr>
        <w:rPr>
          <w:rFonts w:ascii="Aptos" w:eastAsia="Aptos" w:hAnsi="Aptos" w:cs="Aptos"/>
          <w:sz w:val="28"/>
          <w:szCs w:val="28"/>
          <w:lang w:val="en-PL"/>
        </w:rPr>
      </w:pPr>
      <w:r w:rsidRPr="00444C09">
        <w:rPr>
          <w:rFonts w:ascii="Aptos" w:eastAsia="Aptos" w:hAnsi="Aptos" w:cs="Aptos"/>
          <w:sz w:val="28"/>
          <w:szCs w:val="28"/>
          <w:lang w:val="en-PL"/>
        </w:rPr>
        <w:t>brak przestrzeni do działania</w:t>
      </w:r>
    </w:p>
    <w:p w14:paraId="038C3570" w14:textId="77777777" w:rsidR="00666A68" w:rsidRDefault="00666A68" w:rsidP="00444C09">
      <w:pPr>
        <w:rPr>
          <w:rFonts w:ascii="Aptos" w:eastAsia="Aptos" w:hAnsi="Aptos" w:cs="Aptos"/>
          <w:b/>
          <w:bCs/>
          <w:sz w:val="28"/>
          <w:szCs w:val="28"/>
          <w:lang w:val="en-PL"/>
        </w:rPr>
      </w:pPr>
    </w:p>
    <w:p w14:paraId="0F39B568" w14:textId="466749EF" w:rsidR="00444C09" w:rsidRPr="00444C09" w:rsidRDefault="00666A68" w:rsidP="00444C09">
      <w:pPr>
        <w:rPr>
          <w:rFonts w:ascii="Aptos" w:eastAsia="Aptos" w:hAnsi="Aptos" w:cs="Aptos"/>
          <w:b/>
          <w:bCs/>
          <w:sz w:val="28"/>
          <w:szCs w:val="28"/>
          <w:lang w:val="en-PL"/>
        </w:rPr>
      </w:pPr>
      <w:r>
        <w:rPr>
          <w:rFonts w:ascii="Aptos" w:eastAsia="Aptos" w:hAnsi="Aptos" w:cs="Aptos"/>
          <w:b/>
          <w:bCs/>
          <w:sz w:val="28"/>
          <w:szCs w:val="28"/>
          <w:lang w:val="en-PL"/>
        </w:rPr>
        <w:t>4</w:t>
      </w:r>
      <w:r w:rsidR="008506F6" w:rsidRPr="00A21678">
        <w:rPr>
          <w:rFonts w:ascii="Aptos" w:eastAsia="Aptos" w:hAnsi="Aptos" w:cs="Aptos"/>
          <w:b/>
          <w:bCs/>
          <w:sz w:val="28"/>
          <w:szCs w:val="28"/>
          <w:lang w:val="en-PL"/>
        </w:rPr>
        <w:t xml:space="preserve">. </w:t>
      </w:r>
      <w:r w:rsidR="00444C09" w:rsidRPr="00444C09">
        <w:rPr>
          <w:rFonts w:ascii="Aptos" w:eastAsia="Aptos" w:hAnsi="Aptos" w:cs="Aptos"/>
          <w:b/>
          <w:bCs/>
          <w:sz w:val="28"/>
          <w:szCs w:val="28"/>
          <w:lang w:val="en-PL"/>
        </w:rPr>
        <w:t xml:space="preserve">Jaką konkretną propozycję </w:t>
      </w:r>
      <w:r w:rsidR="00444C09">
        <w:rPr>
          <w:rFonts w:ascii="Aptos" w:eastAsia="Aptos" w:hAnsi="Aptos" w:cs="Aptos"/>
          <w:b/>
          <w:bCs/>
          <w:sz w:val="28"/>
          <w:szCs w:val="28"/>
          <w:lang w:val="en-PL"/>
        </w:rPr>
        <w:t>dasz</w:t>
      </w:r>
      <w:r w:rsidR="00444C09" w:rsidRPr="00444C09">
        <w:rPr>
          <w:rFonts w:ascii="Aptos" w:eastAsia="Aptos" w:hAnsi="Aptos" w:cs="Aptos"/>
          <w:b/>
          <w:bCs/>
          <w:sz w:val="28"/>
          <w:szCs w:val="28"/>
          <w:lang w:val="en-PL"/>
        </w:rPr>
        <w:t xml:space="preserve"> dostawcy?</w:t>
      </w:r>
    </w:p>
    <w:p w14:paraId="771CEA07" w14:textId="77777777" w:rsidR="008506F6" w:rsidRPr="00666A68" w:rsidRDefault="008506F6" w:rsidP="008506F6">
      <w:pPr>
        <w:pStyle w:val="p1"/>
        <w:rPr>
          <w:rFonts w:ascii="Aptos" w:eastAsia="Aptos" w:hAnsi="Aptos" w:cs="Aptos"/>
          <w:sz w:val="28"/>
          <w:szCs w:val="28"/>
          <w:lang w:eastAsia="ja-JP"/>
        </w:rPr>
      </w:pPr>
      <w:r w:rsidRPr="00666A68">
        <w:rPr>
          <w:rFonts w:ascii="Aptos" w:eastAsia="Aptos" w:hAnsi="Aptos" w:cs="Aptos"/>
          <w:sz w:val="28"/>
          <w:szCs w:val="28"/>
          <w:lang w:eastAsia="ja-JP"/>
        </w:rPr>
        <w:t>…………………………………………………………………….</w:t>
      </w:r>
    </w:p>
    <w:p w14:paraId="6AFE8C4E" w14:textId="7FC2FB1B" w:rsidR="00666A68" w:rsidRPr="00666A68" w:rsidRDefault="00666A68" w:rsidP="00666A68">
      <w:pPr>
        <w:rPr>
          <w:rFonts w:ascii="Aptos" w:eastAsia="Aptos" w:hAnsi="Aptos" w:cs="Aptos"/>
          <w:b/>
          <w:bCs/>
          <w:sz w:val="28"/>
          <w:szCs w:val="28"/>
          <w:lang w:val="en-PL"/>
        </w:rPr>
      </w:pPr>
      <w:r>
        <w:rPr>
          <w:rFonts w:ascii="Aptos" w:eastAsia="Aptos" w:hAnsi="Aptos" w:cs="Aptos"/>
          <w:b/>
          <w:bCs/>
          <w:sz w:val="28"/>
          <w:szCs w:val="28"/>
          <w:lang w:val="en-PL"/>
        </w:rPr>
        <w:t>5</w:t>
      </w:r>
      <w:r w:rsidR="008506F6" w:rsidRPr="00A21678">
        <w:rPr>
          <w:rFonts w:ascii="Aptos" w:eastAsia="Aptos" w:hAnsi="Aptos" w:cs="Aptos"/>
          <w:b/>
          <w:bCs/>
          <w:sz w:val="28"/>
          <w:szCs w:val="28"/>
          <w:lang w:val="en-PL"/>
        </w:rPr>
        <w:t xml:space="preserve">. </w:t>
      </w:r>
      <w:r w:rsidRPr="00666A68">
        <w:rPr>
          <w:rFonts w:ascii="Aptos" w:eastAsia="Aptos" w:hAnsi="Aptos" w:cs="Aptos"/>
          <w:b/>
          <w:bCs/>
          <w:sz w:val="28"/>
          <w:szCs w:val="28"/>
          <w:lang w:val="en-PL"/>
        </w:rPr>
        <w:t>Jakimi 2 zdaniami otworzy</w:t>
      </w:r>
      <w:r>
        <w:rPr>
          <w:rFonts w:ascii="Aptos" w:eastAsia="Aptos" w:hAnsi="Aptos" w:cs="Aptos"/>
          <w:b/>
          <w:bCs/>
          <w:sz w:val="28"/>
          <w:szCs w:val="28"/>
          <w:lang w:val="en-PL"/>
        </w:rPr>
        <w:t>sz</w:t>
      </w:r>
      <w:r w:rsidRPr="00666A68">
        <w:rPr>
          <w:rFonts w:ascii="Aptos" w:eastAsia="Aptos" w:hAnsi="Aptos" w:cs="Aptos"/>
          <w:b/>
          <w:bCs/>
          <w:sz w:val="28"/>
          <w:szCs w:val="28"/>
          <w:lang w:val="en-PL"/>
        </w:rPr>
        <w:t xml:space="preserve"> rozmowę?</w:t>
      </w:r>
    </w:p>
    <w:p w14:paraId="06047E20" w14:textId="77777777" w:rsidR="00666A68" w:rsidRPr="00666A68" w:rsidRDefault="00666A68" w:rsidP="00666A68">
      <w:pPr>
        <w:pStyle w:val="p1"/>
        <w:rPr>
          <w:rFonts w:ascii="Aptos" w:eastAsia="Aptos" w:hAnsi="Aptos" w:cs="Aptos"/>
          <w:sz w:val="28"/>
          <w:szCs w:val="28"/>
          <w:lang w:eastAsia="ja-JP"/>
        </w:rPr>
      </w:pPr>
      <w:r w:rsidRPr="00666A68">
        <w:rPr>
          <w:rFonts w:ascii="Aptos" w:eastAsia="Aptos" w:hAnsi="Aptos" w:cs="Aptos"/>
          <w:sz w:val="28"/>
          <w:szCs w:val="28"/>
          <w:lang w:eastAsia="ja-JP"/>
        </w:rPr>
        <w:t>…………………………………………………………………….</w:t>
      </w:r>
    </w:p>
    <w:p w14:paraId="41B131D5" w14:textId="77777777" w:rsidR="00666A68" w:rsidRDefault="00666A68" w:rsidP="008506F6">
      <w:pPr>
        <w:pStyle w:val="p1"/>
        <w:rPr>
          <w:rFonts w:ascii="Aptos" w:eastAsia="Aptos" w:hAnsi="Aptos" w:cs="Aptos"/>
          <w:b/>
          <w:bCs/>
          <w:sz w:val="28"/>
          <w:szCs w:val="28"/>
          <w:lang w:eastAsia="ja-JP"/>
        </w:rPr>
      </w:pPr>
    </w:p>
    <w:p w14:paraId="67D84881" w14:textId="5DCD539D" w:rsidR="008506F6" w:rsidRPr="00F235B9" w:rsidRDefault="00666A68" w:rsidP="008506F6">
      <w:pPr>
        <w:pStyle w:val="p1"/>
        <w:rPr>
          <w:rFonts w:ascii="Aptos" w:eastAsia="Aptos" w:hAnsi="Aptos" w:cs="Aptos"/>
          <w:b/>
          <w:bCs/>
          <w:sz w:val="28"/>
          <w:szCs w:val="28"/>
          <w:lang w:eastAsia="ja-JP"/>
        </w:rPr>
      </w:pPr>
      <w:r>
        <w:rPr>
          <w:rFonts w:ascii="Aptos" w:eastAsia="Aptos" w:hAnsi="Aptos" w:cs="Aptos"/>
          <w:b/>
          <w:bCs/>
          <w:sz w:val="28"/>
          <w:szCs w:val="28"/>
          <w:lang w:eastAsia="ja-JP"/>
        </w:rPr>
        <w:t>Wniosek</w:t>
      </w:r>
    </w:p>
    <w:p w14:paraId="631B0291" w14:textId="77777777" w:rsidR="00666A68" w:rsidRPr="00666A68" w:rsidRDefault="00666A68" w:rsidP="00666A68">
      <w:pPr>
        <w:pStyle w:val="p1"/>
        <w:rPr>
          <w:rFonts w:ascii="Aptos" w:eastAsia="Aptos" w:hAnsi="Aptos" w:cs="Aptos"/>
          <w:sz w:val="28"/>
          <w:szCs w:val="28"/>
          <w:lang w:eastAsia="ja-JP"/>
        </w:rPr>
      </w:pPr>
      <w:r w:rsidRPr="00666A68">
        <w:rPr>
          <w:rFonts w:ascii="Aptos" w:eastAsia="Aptos" w:hAnsi="Aptos" w:cs="Aptos"/>
          <w:sz w:val="28"/>
          <w:szCs w:val="28"/>
          <w:lang w:eastAsia="ja-JP"/>
        </w:rPr>
        <w:t>…………………………………………………………………….</w:t>
      </w:r>
    </w:p>
    <w:p w14:paraId="0624DBA0" w14:textId="3C49C217" w:rsidR="00666A68" w:rsidRDefault="00666A68">
      <w:pPr>
        <w:rPr>
          <w:lang w:val="en-PL"/>
        </w:rPr>
      </w:pPr>
      <w:r>
        <w:rPr>
          <w:lang w:val="en-PL"/>
        </w:rPr>
        <w:br w:type="page"/>
      </w:r>
    </w:p>
    <w:p w14:paraId="61DE8FAE" w14:textId="27268AB3" w:rsidR="00666A68" w:rsidRPr="00D04DDD" w:rsidRDefault="00666A68" w:rsidP="00666A68">
      <w:pPr>
        <w:pStyle w:val="Heading2"/>
        <w:rPr>
          <w:rFonts w:ascii="Aptos" w:eastAsia="Aptos" w:hAnsi="Aptos" w:cs="Aptos"/>
          <w:b/>
          <w:bCs/>
          <w:color w:val="auto"/>
          <w:sz w:val="28"/>
          <w:szCs w:val="28"/>
          <w:lang w:val="pl-PL"/>
        </w:rPr>
      </w:pPr>
      <w:r w:rsidRPr="00D04DDD">
        <w:rPr>
          <w:rFonts w:ascii="Aptos" w:eastAsia="Aptos" w:hAnsi="Aptos" w:cs="Aptos"/>
          <w:b/>
          <w:bCs/>
          <w:color w:val="auto"/>
          <w:sz w:val="28"/>
          <w:szCs w:val="28"/>
          <w:lang w:val="pl-PL"/>
        </w:rPr>
        <w:lastRenderedPageBreak/>
        <w:t xml:space="preserve">Ćwiczenie </w:t>
      </w:r>
      <w:r>
        <w:rPr>
          <w:rFonts w:ascii="Aptos" w:eastAsia="Aptos" w:hAnsi="Aptos" w:cs="Aptos"/>
          <w:b/>
          <w:bCs/>
          <w:color w:val="auto"/>
          <w:sz w:val="28"/>
          <w:szCs w:val="28"/>
          <w:lang w:val="pl-PL"/>
        </w:rPr>
        <w:t>4</w:t>
      </w:r>
    </w:p>
    <w:p w14:paraId="4955868E" w14:textId="6F9A6793" w:rsidR="001411DA" w:rsidRPr="001411DA" w:rsidRDefault="001411DA" w:rsidP="001411DA">
      <w:pPr>
        <w:pStyle w:val="Heading3"/>
        <w:rPr>
          <w:rFonts w:ascii="Aptos" w:eastAsia="Aptos" w:hAnsi="Aptos" w:cs="Aptos"/>
          <w:b/>
          <w:bCs/>
          <w:color w:val="auto"/>
          <w:lang w:val="pl-PL"/>
        </w:rPr>
      </w:pPr>
      <w:r w:rsidRPr="001411DA">
        <w:rPr>
          <w:rFonts w:ascii="Aptos" w:eastAsia="Aptos" w:hAnsi="Aptos" w:cs="Aptos"/>
          <w:b/>
          <w:bCs/>
          <w:color w:val="auto"/>
          <w:lang w:val="pl-PL"/>
        </w:rPr>
        <w:t>Jak budować argumentację, gdy klasyczne dane nie dają przewagi</w:t>
      </w:r>
    </w:p>
    <w:p w14:paraId="1C5DEE99" w14:textId="77777777" w:rsidR="00666A68" w:rsidRPr="0096034B" w:rsidRDefault="00666A68" w:rsidP="00666A68">
      <w:pPr>
        <w:pStyle w:val="Heading3"/>
        <w:rPr>
          <w:rFonts w:ascii="Aptos" w:eastAsia="Aptos" w:hAnsi="Aptos" w:cs="Aptos"/>
          <w:b/>
          <w:bCs/>
          <w:color w:val="auto"/>
          <w:lang w:val="en-PL"/>
        </w:rPr>
      </w:pPr>
    </w:p>
    <w:p w14:paraId="5A972298" w14:textId="77777777" w:rsidR="00666A68" w:rsidRPr="008506F6" w:rsidRDefault="00666A68" w:rsidP="00666A68">
      <w:pPr>
        <w:pStyle w:val="Heading3"/>
        <w:rPr>
          <w:rFonts w:ascii="Aptos" w:eastAsia="Aptos" w:hAnsi="Aptos" w:cs="Aptos"/>
          <w:color w:val="auto"/>
          <w:lang w:val="pl-PL"/>
        </w:rPr>
      </w:pPr>
      <w:r w:rsidRPr="007C6BA3">
        <w:rPr>
          <w:rFonts w:ascii="Aptos" w:eastAsia="Aptos" w:hAnsi="Aptos" w:cs="Aptos"/>
          <w:color w:val="auto"/>
          <w:lang w:val="pl-PL"/>
        </w:rPr>
        <w:t>Opis sytuacji</w:t>
      </w:r>
    </w:p>
    <w:p w14:paraId="1008AB1A" w14:textId="34FF08A4" w:rsidR="001411DA" w:rsidRPr="001411DA" w:rsidRDefault="001411DA" w:rsidP="001411DA">
      <w:pPr>
        <w:rPr>
          <w:rFonts w:ascii="Aptos" w:eastAsia="Aptos" w:hAnsi="Aptos" w:cs="Aptos"/>
          <w:sz w:val="28"/>
          <w:szCs w:val="28"/>
          <w:lang w:val="en-PL"/>
        </w:rPr>
      </w:pPr>
      <w:r w:rsidRPr="001411DA">
        <w:rPr>
          <w:rFonts w:ascii="Aptos" w:eastAsia="Aptos" w:hAnsi="Aptos" w:cs="Aptos"/>
          <w:sz w:val="28"/>
          <w:szCs w:val="28"/>
          <w:lang w:val="en-PL"/>
        </w:rPr>
        <w:t>Wyobraź</w:t>
      </w:r>
      <w:r>
        <w:rPr>
          <w:rFonts w:ascii="Aptos" w:eastAsia="Aptos" w:hAnsi="Aptos" w:cs="Aptos"/>
          <w:sz w:val="28"/>
          <w:szCs w:val="28"/>
          <w:lang w:val="en-PL"/>
        </w:rPr>
        <w:t xml:space="preserve"> </w:t>
      </w:r>
      <w:r w:rsidRPr="001411DA">
        <w:rPr>
          <w:rFonts w:ascii="Aptos" w:eastAsia="Aptos" w:hAnsi="Aptos" w:cs="Aptos"/>
          <w:sz w:val="28"/>
          <w:szCs w:val="28"/>
          <w:lang w:val="en-PL"/>
        </w:rPr>
        <w:t>sobie sytuację, w której:</w:t>
      </w:r>
    </w:p>
    <w:p w14:paraId="3798CE1A" w14:textId="77777777" w:rsidR="001411DA" w:rsidRPr="001411DA" w:rsidRDefault="001411DA" w:rsidP="001411DA">
      <w:pPr>
        <w:numPr>
          <w:ilvl w:val="0"/>
          <w:numId w:val="34"/>
        </w:numPr>
        <w:rPr>
          <w:rFonts w:ascii="Aptos" w:eastAsia="Aptos" w:hAnsi="Aptos" w:cs="Aptos"/>
          <w:sz w:val="28"/>
          <w:szCs w:val="28"/>
          <w:lang w:val="en-PL"/>
        </w:rPr>
      </w:pPr>
      <w:r w:rsidRPr="001411DA">
        <w:rPr>
          <w:rFonts w:ascii="Aptos" w:eastAsia="Aptos" w:hAnsi="Aptos" w:cs="Aptos"/>
          <w:sz w:val="28"/>
          <w:szCs w:val="28"/>
          <w:lang w:val="en-PL"/>
        </w:rPr>
        <w:t>cena dostawcy wygląda racjonalnie,</w:t>
      </w:r>
    </w:p>
    <w:p w14:paraId="7C27841F" w14:textId="35882445" w:rsidR="001411DA" w:rsidRPr="001411DA" w:rsidRDefault="001411DA" w:rsidP="001411DA">
      <w:pPr>
        <w:numPr>
          <w:ilvl w:val="0"/>
          <w:numId w:val="34"/>
        </w:numPr>
        <w:rPr>
          <w:rFonts w:ascii="Aptos" w:eastAsia="Aptos" w:hAnsi="Aptos" w:cs="Aptos"/>
          <w:sz w:val="28"/>
          <w:szCs w:val="28"/>
          <w:lang w:val="en-PL"/>
        </w:rPr>
      </w:pPr>
      <w:r w:rsidRPr="001411DA">
        <w:rPr>
          <w:rFonts w:ascii="Aptos" w:eastAsia="Aptos" w:hAnsi="Aptos" w:cs="Aptos"/>
          <w:sz w:val="28"/>
          <w:szCs w:val="28"/>
          <w:lang w:val="en-PL"/>
        </w:rPr>
        <w:t>nie widzi</w:t>
      </w:r>
      <w:r>
        <w:rPr>
          <w:rFonts w:ascii="Aptos" w:eastAsia="Aptos" w:hAnsi="Aptos" w:cs="Aptos"/>
          <w:sz w:val="28"/>
          <w:szCs w:val="28"/>
          <w:lang w:val="en-PL"/>
        </w:rPr>
        <w:t>sz</w:t>
      </w:r>
      <w:r w:rsidRPr="001411DA">
        <w:rPr>
          <w:rFonts w:ascii="Aptos" w:eastAsia="Aptos" w:hAnsi="Aptos" w:cs="Aptos"/>
          <w:sz w:val="28"/>
          <w:szCs w:val="28"/>
          <w:lang w:val="en-PL"/>
        </w:rPr>
        <w:t xml:space="preserve"> silnej przewagi w benchmarku,</w:t>
      </w:r>
    </w:p>
    <w:p w14:paraId="1304A0CF" w14:textId="77777777" w:rsidR="001411DA" w:rsidRPr="001411DA" w:rsidRDefault="001411DA" w:rsidP="001411DA">
      <w:pPr>
        <w:numPr>
          <w:ilvl w:val="0"/>
          <w:numId w:val="34"/>
        </w:numPr>
        <w:rPr>
          <w:rFonts w:ascii="Aptos" w:eastAsia="Aptos" w:hAnsi="Aptos" w:cs="Aptos"/>
          <w:sz w:val="28"/>
          <w:szCs w:val="28"/>
          <w:lang w:val="en-PL"/>
        </w:rPr>
      </w:pPr>
      <w:r w:rsidRPr="001411DA">
        <w:rPr>
          <w:rFonts w:ascii="Aptos" w:eastAsia="Aptos" w:hAnsi="Aptos" w:cs="Aptos"/>
          <w:sz w:val="28"/>
          <w:szCs w:val="28"/>
          <w:lang w:val="en-PL"/>
        </w:rPr>
        <w:t>sytuacja finansowa dostawcy nie daje oczywistej dźwigni.</w:t>
      </w:r>
    </w:p>
    <w:p w14:paraId="7DC7433F" w14:textId="77777777" w:rsidR="005D4283" w:rsidRDefault="005D4283" w:rsidP="005D4283">
      <w:pPr>
        <w:rPr>
          <w:rFonts w:ascii="Aptos" w:eastAsia="Aptos" w:hAnsi="Aptos" w:cs="Aptos"/>
          <w:sz w:val="28"/>
          <w:szCs w:val="28"/>
          <w:lang w:val="en-PL"/>
        </w:rPr>
      </w:pPr>
    </w:p>
    <w:p w14:paraId="56BC8564" w14:textId="472870B0" w:rsidR="005D4283" w:rsidRPr="005D4283" w:rsidRDefault="005D4283" w:rsidP="005D4283">
      <w:pPr>
        <w:rPr>
          <w:rFonts w:ascii="Aptos" w:eastAsia="Aptos" w:hAnsi="Aptos" w:cs="Aptos"/>
          <w:sz w:val="28"/>
          <w:szCs w:val="28"/>
          <w:lang w:val="en-PL"/>
        </w:rPr>
      </w:pPr>
      <w:r>
        <w:rPr>
          <w:rFonts w:ascii="Aptos" w:eastAsia="Aptos" w:hAnsi="Aptos" w:cs="Aptos"/>
          <w:sz w:val="28"/>
          <w:szCs w:val="28"/>
          <w:lang w:val="en-PL"/>
        </w:rPr>
        <w:t>Twoim</w:t>
      </w:r>
      <w:r w:rsidRPr="005D4283">
        <w:rPr>
          <w:rFonts w:ascii="Aptos" w:eastAsia="Aptos" w:hAnsi="Aptos" w:cs="Aptos"/>
          <w:sz w:val="28"/>
          <w:szCs w:val="28"/>
          <w:lang w:val="en-PL"/>
        </w:rPr>
        <w:t xml:space="preserve"> zadaniem jest zbudować nową narrację negocjacyjną na podstawie sygnałów z rynku.</w:t>
      </w:r>
    </w:p>
    <w:p w14:paraId="3E363199" w14:textId="77777777" w:rsidR="001411DA" w:rsidRPr="001411DA" w:rsidRDefault="001411DA" w:rsidP="00666A68">
      <w:pPr>
        <w:rPr>
          <w:rFonts w:ascii="Aptos" w:eastAsia="Aptos" w:hAnsi="Aptos" w:cs="Aptos"/>
          <w:sz w:val="28"/>
          <w:szCs w:val="28"/>
          <w:lang w:val="en-PL"/>
        </w:rPr>
      </w:pPr>
    </w:p>
    <w:p w14:paraId="74A7BBDA" w14:textId="1708343C" w:rsidR="005D4283" w:rsidRDefault="005D4283">
      <w:pPr>
        <w:rPr>
          <w:lang w:val="en-PL"/>
        </w:rPr>
      </w:pPr>
      <w:r>
        <w:rPr>
          <w:lang w:val="en-PL"/>
        </w:rPr>
        <w:br w:type="page"/>
      </w:r>
    </w:p>
    <w:p w14:paraId="36183E9A" w14:textId="55414DFE" w:rsidR="005D4283" w:rsidRPr="005D4283" w:rsidRDefault="005D4283" w:rsidP="005D4283">
      <w:pPr>
        <w:pStyle w:val="p4"/>
        <w:rPr>
          <w:rFonts w:ascii="Aptos" w:eastAsia="Aptos" w:hAnsi="Aptos" w:cs="Aptos"/>
          <w:b/>
          <w:bCs/>
          <w:sz w:val="28"/>
          <w:szCs w:val="28"/>
        </w:rPr>
      </w:pPr>
      <w:r w:rsidRPr="005D4283">
        <w:rPr>
          <w:rFonts w:ascii="Aptos" w:eastAsia="Aptos" w:hAnsi="Aptos" w:cs="Aptos"/>
          <w:b/>
          <w:bCs/>
          <w:sz w:val="28"/>
          <w:szCs w:val="28"/>
        </w:rPr>
        <w:lastRenderedPageBreak/>
        <w:t>Sygnały z otoczenia rynkowego</w:t>
      </w:r>
    </w:p>
    <w:p w14:paraId="1952D8C5" w14:textId="5B2671D6" w:rsidR="005D4283" w:rsidRPr="000C362B" w:rsidRDefault="005D4283" w:rsidP="005D4283">
      <w:pPr>
        <w:pStyle w:val="p4"/>
        <w:rPr>
          <w:rFonts w:ascii="Aptos" w:eastAsia="Aptos" w:hAnsi="Aptos" w:cs="Aptos"/>
          <w:b/>
          <w:bCs/>
          <w:sz w:val="28"/>
          <w:szCs w:val="28"/>
        </w:rPr>
      </w:pPr>
    </w:p>
    <w:p w14:paraId="35AB8F50" w14:textId="77777777" w:rsidR="00BD4C2A" w:rsidRPr="00BD4C2A" w:rsidRDefault="005D4283" w:rsidP="00BD4C2A">
      <w:pPr>
        <w:spacing w:line="240" w:lineRule="auto"/>
        <w:rPr>
          <w:rFonts w:ascii="Aptos" w:eastAsia="Aptos" w:hAnsi="Aptos" w:cs="Aptos"/>
          <w:sz w:val="28"/>
          <w:szCs w:val="28"/>
          <w:lang w:val="en-PL"/>
        </w:rPr>
      </w:pPr>
      <w:r>
        <w:rPr>
          <w:rFonts w:ascii="Aptos" w:eastAsia="Aptos" w:hAnsi="Aptos" w:cs="Aptos"/>
          <w:sz w:val="28"/>
          <w:szCs w:val="28"/>
          <w:lang w:val="en-PL"/>
        </w:rPr>
        <w:t>Kategoria</w:t>
      </w:r>
      <w:r w:rsidR="00BD4C2A">
        <w:rPr>
          <w:rFonts w:ascii="Aptos" w:eastAsia="Aptos" w:hAnsi="Aptos" w:cs="Aptos"/>
          <w:sz w:val="28"/>
          <w:szCs w:val="28"/>
          <w:lang w:val="en-PL"/>
        </w:rPr>
        <w:t xml:space="preserve">: </w:t>
      </w:r>
      <w:r w:rsidR="00BD4C2A" w:rsidRPr="00BD4C2A">
        <w:rPr>
          <w:rFonts w:ascii="Aptos" w:eastAsia="Aptos" w:hAnsi="Aptos" w:cs="Aptos"/>
          <w:sz w:val="28"/>
          <w:szCs w:val="28"/>
          <w:lang w:val="en-PL"/>
        </w:rPr>
        <w:t>opakowania / komponent z tworzywa</w:t>
      </w:r>
    </w:p>
    <w:p w14:paraId="1A52B82A" w14:textId="76B5A918" w:rsidR="005D4283" w:rsidRPr="000C362B" w:rsidRDefault="00BD4C2A" w:rsidP="005D4283">
      <w:pPr>
        <w:spacing w:line="240" w:lineRule="auto"/>
        <w:rPr>
          <w:rFonts w:ascii="Aptos" w:eastAsia="Aptos" w:hAnsi="Aptos" w:cs="Aptos"/>
          <w:sz w:val="28"/>
          <w:szCs w:val="28"/>
          <w:lang w:val="en-PL"/>
        </w:rPr>
      </w:pPr>
      <w:r>
        <w:rPr>
          <w:rFonts w:ascii="Aptos" w:eastAsia="Aptos" w:hAnsi="Aptos" w:cs="Aptos"/>
          <w:sz w:val="28"/>
          <w:szCs w:val="28"/>
          <w:lang w:val="en-PL"/>
        </w:rPr>
        <w:t>Obecna sytuacja:</w:t>
      </w:r>
    </w:p>
    <w:p w14:paraId="3E1EA9A8" w14:textId="77777777" w:rsidR="00BD4C2A" w:rsidRPr="00BD4C2A" w:rsidRDefault="00BD4C2A" w:rsidP="00BD4C2A">
      <w:pPr>
        <w:numPr>
          <w:ilvl w:val="0"/>
          <w:numId w:val="35"/>
        </w:numPr>
        <w:rPr>
          <w:rFonts w:ascii="Aptos" w:eastAsia="Aptos" w:hAnsi="Aptos" w:cs="Aptos"/>
          <w:sz w:val="28"/>
          <w:szCs w:val="28"/>
          <w:lang w:val="en-PL"/>
        </w:rPr>
      </w:pPr>
      <w:r w:rsidRPr="00BD4C2A">
        <w:rPr>
          <w:rFonts w:ascii="Aptos" w:eastAsia="Aptos" w:hAnsi="Aptos" w:cs="Aptos"/>
          <w:sz w:val="28"/>
          <w:szCs w:val="28"/>
          <w:lang w:val="en-PL"/>
        </w:rPr>
        <w:t>dostawca proponuje kontynuację współpracy na dotychczasowych warunkach,</w:t>
      </w:r>
    </w:p>
    <w:p w14:paraId="395F7370" w14:textId="77777777" w:rsidR="00BD4C2A" w:rsidRPr="00BD4C2A" w:rsidRDefault="00BD4C2A" w:rsidP="00BD4C2A">
      <w:pPr>
        <w:numPr>
          <w:ilvl w:val="0"/>
          <w:numId w:val="35"/>
        </w:numPr>
        <w:rPr>
          <w:rFonts w:ascii="Aptos" w:eastAsia="Aptos" w:hAnsi="Aptos" w:cs="Aptos"/>
          <w:sz w:val="28"/>
          <w:szCs w:val="28"/>
          <w:lang w:val="en-PL"/>
        </w:rPr>
      </w:pPr>
      <w:r w:rsidRPr="00BD4C2A">
        <w:rPr>
          <w:rFonts w:ascii="Aptos" w:eastAsia="Aptos" w:hAnsi="Aptos" w:cs="Aptos"/>
          <w:sz w:val="28"/>
          <w:szCs w:val="28"/>
          <w:lang w:val="en-PL"/>
        </w:rPr>
        <w:t>cena nie odbiega istotnie od oczekiwań,</w:t>
      </w:r>
    </w:p>
    <w:p w14:paraId="1DDC6EA0" w14:textId="77777777" w:rsidR="00BD4C2A" w:rsidRPr="00BD4C2A" w:rsidRDefault="00BD4C2A" w:rsidP="00BD4C2A">
      <w:pPr>
        <w:numPr>
          <w:ilvl w:val="0"/>
          <w:numId w:val="35"/>
        </w:numPr>
        <w:rPr>
          <w:rFonts w:ascii="Aptos" w:eastAsia="Aptos" w:hAnsi="Aptos" w:cs="Aptos"/>
          <w:sz w:val="28"/>
          <w:szCs w:val="28"/>
          <w:lang w:val="en-PL"/>
        </w:rPr>
      </w:pPr>
      <w:r w:rsidRPr="00BD4C2A">
        <w:rPr>
          <w:rFonts w:ascii="Aptos" w:eastAsia="Aptos" w:hAnsi="Aptos" w:cs="Aptos"/>
          <w:sz w:val="28"/>
          <w:szCs w:val="28"/>
          <w:lang w:val="en-PL"/>
        </w:rPr>
        <w:t>nie widać prostego argumentu do obniżki.</w:t>
      </w:r>
    </w:p>
    <w:p w14:paraId="5F3A178B" w14:textId="3E9A9D11" w:rsidR="006941FA" w:rsidRPr="006941FA" w:rsidRDefault="006941FA" w:rsidP="006941FA">
      <w:pPr>
        <w:rPr>
          <w:rFonts w:ascii="Aptos" w:eastAsia="Aptos" w:hAnsi="Aptos" w:cs="Aptos"/>
          <w:sz w:val="28"/>
          <w:szCs w:val="28"/>
          <w:lang w:val="en-PL"/>
        </w:rPr>
      </w:pPr>
      <w:r w:rsidRPr="006941FA">
        <w:rPr>
          <w:rFonts w:ascii="Aptos" w:eastAsia="Aptos" w:hAnsi="Aptos" w:cs="Aptos"/>
          <w:sz w:val="28"/>
          <w:szCs w:val="28"/>
          <w:lang w:val="en-PL"/>
        </w:rPr>
        <w:t>Dodatkowe sygnały z rynku</w:t>
      </w:r>
      <w:r>
        <w:rPr>
          <w:rFonts w:ascii="Aptos" w:eastAsia="Aptos" w:hAnsi="Aptos" w:cs="Aptos"/>
          <w:sz w:val="28"/>
          <w:szCs w:val="28"/>
          <w:lang w:val="en-PL"/>
        </w:rPr>
        <w:t>:</w:t>
      </w:r>
    </w:p>
    <w:p w14:paraId="52A629C7" w14:textId="77777777" w:rsidR="006941FA" w:rsidRPr="006941FA" w:rsidRDefault="006941FA" w:rsidP="006941FA">
      <w:pPr>
        <w:rPr>
          <w:rFonts w:ascii="Aptos" w:eastAsia="Aptos" w:hAnsi="Aptos" w:cs="Aptos"/>
          <w:sz w:val="28"/>
          <w:szCs w:val="28"/>
          <w:lang w:val="en-PL"/>
        </w:rPr>
      </w:pPr>
      <w:r w:rsidRPr="006941FA">
        <w:rPr>
          <w:rFonts w:ascii="Aptos" w:eastAsia="Aptos" w:hAnsi="Aptos" w:cs="Aptos"/>
          <w:b/>
          <w:bCs/>
          <w:sz w:val="28"/>
          <w:szCs w:val="28"/>
          <w:lang w:val="en-PL"/>
        </w:rPr>
        <w:t>Sygnał 1</w:t>
      </w:r>
    </w:p>
    <w:p w14:paraId="79597A0D" w14:textId="66A6B6C7" w:rsidR="006941FA" w:rsidRPr="006941FA" w:rsidRDefault="006941FA" w:rsidP="006941FA">
      <w:pPr>
        <w:rPr>
          <w:rFonts w:ascii="Aptos" w:eastAsia="Aptos" w:hAnsi="Aptos" w:cs="Aptos"/>
          <w:sz w:val="28"/>
          <w:szCs w:val="28"/>
          <w:lang w:val="en-PL"/>
        </w:rPr>
      </w:pPr>
      <w:r w:rsidRPr="006941FA">
        <w:rPr>
          <w:rFonts w:ascii="Aptos" w:eastAsia="Aptos" w:hAnsi="Aptos" w:cs="Aptos"/>
          <w:sz w:val="28"/>
          <w:szCs w:val="28"/>
          <w:lang w:val="en-PL"/>
        </w:rPr>
        <w:t>W ostatnich tygodniach widoczny jest spadek cen głównego polimeru.</w:t>
      </w:r>
    </w:p>
    <w:p w14:paraId="78AC4213" w14:textId="77777777" w:rsidR="006941FA" w:rsidRPr="006941FA" w:rsidRDefault="006941FA" w:rsidP="006941FA">
      <w:pPr>
        <w:rPr>
          <w:rFonts w:ascii="Aptos" w:eastAsia="Aptos" w:hAnsi="Aptos" w:cs="Aptos"/>
          <w:sz w:val="28"/>
          <w:szCs w:val="28"/>
          <w:lang w:val="en-PL"/>
        </w:rPr>
      </w:pPr>
      <w:r w:rsidRPr="006941FA">
        <w:rPr>
          <w:rFonts w:ascii="Aptos" w:eastAsia="Aptos" w:hAnsi="Aptos" w:cs="Aptos"/>
          <w:b/>
          <w:bCs/>
          <w:sz w:val="28"/>
          <w:szCs w:val="28"/>
          <w:lang w:val="en-PL"/>
        </w:rPr>
        <w:t>Sygnał 2</w:t>
      </w:r>
    </w:p>
    <w:p w14:paraId="735BCC0E" w14:textId="764E8D96" w:rsidR="006941FA" w:rsidRPr="006941FA" w:rsidRDefault="006941FA" w:rsidP="006941FA">
      <w:pPr>
        <w:rPr>
          <w:rFonts w:ascii="Aptos" w:eastAsia="Aptos" w:hAnsi="Aptos" w:cs="Aptos"/>
          <w:sz w:val="28"/>
          <w:szCs w:val="28"/>
          <w:lang w:val="en-PL"/>
        </w:rPr>
      </w:pPr>
      <w:r w:rsidRPr="006941FA">
        <w:rPr>
          <w:rFonts w:ascii="Aptos" w:eastAsia="Aptos" w:hAnsi="Aptos" w:cs="Aptos"/>
          <w:sz w:val="28"/>
          <w:szCs w:val="28"/>
          <w:lang w:val="en-PL"/>
        </w:rPr>
        <w:t>Na rynku regionalnym pojawił się nowy producent zwiększający dostępność podaży.</w:t>
      </w:r>
    </w:p>
    <w:p w14:paraId="23B01E4A" w14:textId="77777777" w:rsidR="006941FA" w:rsidRPr="006941FA" w:rsidRDefault="006941FA" w:rsidP="006941FA">
      <w:pPr>
        <w:rPr>
          <w:rFonts w:ascii="Aptos" w:eastAsia="Aptos" w:hAnsi="Aptos" w:cs="Aptos"/>
          <w:sz w:val="28"/>
          <w:szCs w:val="28"/>
          <w:lang w:val="en-PL"/>
        </w:rPr>
      </w:pPr>
      <w:r w:rsidRPr="006941FA">
        <w:rPr>
          <w:rFonts w:ascii="Aptos" w:eastAsia="Aptos" w:hAnsi="Aptos" w:cs="Aptos"/>
          <w:b/>
          <w:bCs/>
          <w:sz w:val="28"/>
          <w:szCs w:val="28"/>
          <w:lang w:val="en-PL"/>
        </w:rPr>
        <w:t>Sygnał 3</w:t>
      </w:r>
    </w:p>
    <w:p w14:paraId="3686B142" w14:textId="77777777" w:rsidR="006941FA" w:rsidRPr="006941FA" w:rsidRDefault="006941FA" w:rsidP="006941FA">
      <w:pPr>
        <w:rPr>
          <w:rFonts w:ascii="Aptos" w:eastAsia="Aptos" w:hAnsi="Aptos" w:cs="Aptos"/>
          <w:sz w:val="28"/>
          <w:szCs w:val="28"/>
          <w:lang w:val="en-PL"/>
        </w:rPr>
      </w:pPr>
      <w:r w:rsidRPr="006941FA">
        <w:rPr>
          <w:rFonts w:ascii="Aptos" w:eastAsia="Aptos" w:hAnsi="Aptos" w:cs="Aptos"/>
          <w:sz w:val="28"/>
          <w:szCs w:val="28"/>
          <w:lang w:val="en-PL"/>
        </w:rPr>
        <w:t>Zapowiedziano zmiany regulacyjne, które w perspektywie kolejnych kwartałów mogą zmienić strukturę kosztową produktów opakowaniowych.</w:t>
      </w:r>
    </w:p>
    <w:p w14:paraId="1E0E855A" w14:textId="77777777" w:rsidR="00BD4C2A" w:rsidRDefault="00BD4C2A" w:rsidP="005D4283">
      <w:pPr>
        <w:rPr>
          <w:rFonts w:ascii="Aptos" w:eastAsia="Aptos" w:hAnsi="Aptos" w:cs="Aptos"/>
          <w:sz w:val="28"/>
          <w:szCs w:val="28"/>
          <w:lang w:val="en-PL"/>
        </w:rPr>
      </w:pPr>
    </w:p>
    <w:p w14:paraId="5C5F45F9" w14:textId="77777777" w:rsidR="005D4283" w:rsidRDefault="005D4283" w:rsidP="005D4283">
      <w:pPr>
        <w:rPr>
          <w:rFonts w:ascii="Aptos" w:eastAsia="Aptos" w:hAnsi="Aptos" w:cs="Aptos"/>
          <w:sz w:val="28"/>
          <w:szCs w:val="28"/>
          <w:lang w:val="en-PL"/>
        </w:rPr>
      </w:pPr>
    </w:p>
    <w:p w14:paraId="5F3F8A4F" w14:textId="75260698" w:rsidR="00FE70FD" w:rsidRPr="00FE70FD" w:rsidRDefault="005D4283" w:rsidP="00FE70FD">
      <w:pPr>
        <w:rPr>
          <w:rFonts w:ascii="Aptos" w:eastAsia="Aptos" w:hAnsi="Aptos" w:cs="Aptos"/>
          <w:b/>
          <w:bCs/>
          <w:sz w:val="28"/>
          <w:szCs w:val="28"/>
          <w:lang w:val="en-PL"/>
        </w:rPr>
      </w:pPr>
      <w:r w:rsidRPr="008E2E18">
        <w:rPr>
          <w:rFonts w:ascii="Aptos" w:eastAsia="Aptos" w:hAnsi="Aptos" w:cs="Aptos"/>
          <w:b/>
          <w:bCs/>
          <w:sz w:val="28"/>
          <w:szCs w:val="28"/>
          <w:lang w:val="en-PL"/>
        </w:rPr>
        <w:t xml:space="preserve">1. </w:t>
      </w:r>
      <w:r w:rsidRPr="00347815">
        <w:rPr>
          <w:rFonts w:ascii="Aptos" w:eastAsia="Aptos" w:hAnsi="Aptos" w:cs="Aptos"/>
          <w:b/>
          <w:bCs/>
          <w:sz w:val="28"/>
          <w:szCs w:val="28"/>
          <w:lang w:val="en-PL"/>
        </w:rPr>
        <w:t> </w:t>
      </w:r>
      <w:r w:rsidR="00FE70FD" w:rsidRPr="00FE70FD">
        <w:rPr>
          <w:rFonts w:ascii="Aptos" w:eastAsia="Aptos" w:hAnsi="Aptos" w:cs="Aptos"/>
          <w:b/>
          <w:bCs/>
          <w:sz w:val="28"/>
          <w:szCs w:val="28"/>
          <w:lang w:val="en-PL"/>
        </w:rPr>
        <w:t>Który sygnał uznaje</w:t>
      </w:r>
      <w:r w:rsidR="00FE70FD">
        <w:rPr>
          <w:rFonts w:ascii="Aptos" w:eastAsia="Aptos" w:hAnsi="Aptos" w:cs="Aptos"/>
          <w:b/>
          <w:bCs/>
          <w:sz w:val="28"/>
          <w:szCs w:val="28"/>
          <w:lang w:val="en-PL"/>
        </w:rPr>
        <w:t>sz</w:t>
      </w:r>
      <w:r w:rsidR="00FE70FD" w:rsidRPr="00FE70FD">
        <w:rPr>
          <w:rFonts w:ascii="Aptos" w:eastAsia="Aptos" w:hAnsi="Aptos" w:cs="Aptos"/>
          <w:b/>
          <w:bCs/>
          <w:sz w:val="28"/>
          <w:szCs w:val="28"/>
          <w:lang w:val="en-PL"/>
        </w:rPr>
        <w:t xml:space="preserve"> za najważniejszy i dlaczego?</w:t>
      </w:r>
    </w:p>
    <w:p w14:paraId="4B228C8B" w14:textId="23A9EA98" w:rsidR="005D4283" w:rsidRPr="00B64968" w:rsidRDefault="005D4283" w:rsidP="00FE70FD">
      <w:pPr>
        <w:rPr>
          <w:rFonts w:ascii="Aptos" w:eastAsia="Aptos" w:hAnsi="Aptos" w:cs="Aptos"/>
          <w:sz w:val="28"/>
          <w:szCs w:val="28"/>
          <w:lang w:val="pl-PL"/>
        </w:rPr>
      </w:pPr>
      <w:r w:rsidRPr="00B64968">
        <w:rPr>
          <w:rFonts w:ascii="Aptos" w:eastAsia="Aptos" w:hAnsi="Aptos" w:cs="Aptos"/>
          <w:sz w:val="28"/>
          <w:szCs w:val="28"/>
          <w:lang w:val="pl-PL"/>
        </w:rPr>
        <w:t>…………………………………………………………………….</w:t>
      </w:r>
    </w:p>
    <w:p w14:paraId="07767E6D" w14:textId="77777777" w:rsidR="005D4283" w:rsidRDefault="005D4283" w:rsidP="005D4283">
      <w:pPr>
        <w:rPr>
          <w:rFonts w:ascii="Aptos" w:eastAsia="Aptos" w:hAnsi="Aptos" w:cs="Aptos"/>
          <w:b/>
          <w:bCs/>
          <w:sz w:val="28"/>
          <w:szCs w:val="28"/>
          <w:lang w:val="pl-PL"/>
        </w:rPr>
      </w:pPr>
    </w:p>
    <w:p w14:paraId="204DE7D5" w14:textId="77777777" w:rsidR="00FE70FD" w:rsidRPr="00FE70FD" w:rsidRDefault="005D4283" w:rsidP="00FE70FD">
      <w:pPr>
        <w:rPr>
          <w:rFonts w:ascii="Aptos" w:eastAsia="Aptos" w:hAnsi="Aptos" w:cs="Aptos"/>
          <w:b/>
          <w:bCs/>
          <w:sz w:val="28"/>
          <w:szCs w:val="28"/>
          <w:lang w:val="en-PL"/>
        </w:rPr>
      </w:pPr>
      <w:r w:rsidRPr="00347815">
        <w:rPr>
          <w:rFonts w:ascii="Aptos" w:eastAsia="Aptos" w:hAnsi="Aptos" w:cs="Aptos"/>
          <w:b/>
          <w:bCs/>
          <w:sz w:val="28"/>
          <w:szCs w:val="28"/>
          <w:lang w:val="en-PL"/>
        </w:rPr>
        <w:t xml:space="preserve">2. </w:t>
      </w:r>
      <w:r w:rsidR="00FE70FD" w:rsidRPr="00FE70FD">
        <w:rPr>
          <w:rFonts w:ascii="Aptos" w:eastAsia="Aptos" w:hAnsi="Aptos" w:cs="Aptos"/>
          <w:b/>
          <w:bCs/>
          <w:sz w:val="28"/>
          <w:szCs w:val="28"/>
          <w:lang w:val="en-PL"/>
        </w:rPr>
        <w:t>Jak ten sygnał może wpływać na pozycję dostawcy lub kategorię?</w:t>
      </w:r>
    </w:p>
    <w:p w14:paraId="1C76E3C9" w14:textId="67C3994A" w:rsidR="005D4283" w:rsidRPr="00B64968" w:rsidRDefault="005D4283" w:rsidP="00FE70FD">
      <w:pPr>
        <w:rPr>
          <w:rFonts w:ascii="Aptos" w:eastAsia="Aptos" w:hAnsi="Aptos" w:cs="Aptos"/>
          <w:sz w:val="28"/>
          <w:szCs w:val="28"/>
          <w:lang w:val="pl-PL"/>
        </w:rPr>
      </w:pPr>
      <w:r w:rsidRPr="00B64968">
        <w:rPr>
          <w:rFonts w:ascii="Aptos" w:eastAsia="Aptos" w:hAnsi="Aptos" w:cs="Aptos"/>
          <w:sz w:val="28"/>
          <w:szCs w:val="28"/>
          <w:lang w:val="pl-PL"/>
        </w:rPr>
        <w:t>…………………………………………………………………….</w:t>
      </w:r>
    </w:p>
    <w:p w14:paraId="3385907A" w14:textId="77777777" w:rsidR="00FE70FD" w:rsidRDefault="00FE70FD" w:rsidP="005D4283">
      <w:pPr>
        <w:rPr>
          <w:rFonts w:ascii="Aptos" w:eastAsia="Aptos" w:hAnsi="Aptos" w:cs="Aptos"/>
          <w:b/>
          <w:bCs/>
          <w:sz w:val="28"/>
          <w:szCs w:val="28"/>
          <w:lang w:val="en-PL"/>
        </w:rPr>
      </w:pPr>
    </w:p>
    <w:p w14:paraId="0383A497" w14:textId="77777777" w:rsidR="00FE70FD" w:rsidRPr="00FE70FD" w:rsidRDefault="005D4283" w:rsidP="00FE70FD">
      <w:pPr>
        <w:rPr>
          <w:rFonts w:ascii="Aptos" w:eastAsia="Aptos" w:hAnsi="Aptos" w:cs="Aptos"/>
          <w:b/>
          <w:bCs/>
          <w:sz w:val="28"/>
          <w:szCs w:val="28"/>
          <w:lang w:val="en-PL"/>
        </w:rPr>
      </w:pPr>
      <w:r w:rsidRPr="00444C09">
        <w:rPr>
          <w:rFonts w:ascii="Aptos" w:eastAsia="Aptos" w:hAnsi="Aptos" w:cs="Aptos"/>
          <w:b/>
          <w:bCs/>
          <w:sz w:val="28"/>
          <w:szCs w:val="28"/>
          <w:lang w:val="en-PL"/>
        </w:rPr>
        <w:t xml:space="preserve">3. </w:t>
      </w:r>
      <w:r w:rsidR="00FE70FD" w:rsidRPr="00FE70FD">
        <w:rPr>
          <w:rFonts w:ascii="Aptos" w:eastAsia="Aptos" w:hAnsi="Aptos" w:cs="Aptos"/>
          <w:b/>
          <w:bCs/>
          <w:sz w:val="28"/>
          <w:szCs w:val="28"/>
          <w:lang w:val="en-PL"/>
        </w:rPr>
        <w:t>Jaką hipotezę negocjacyjną można na tej podstawie zbudować?</w:t>
      </w:r>
    </w:p>
    <w:p w14:paraId="725E6180" w14:textId="77777777" w:rsidR="00FE70FD" w:rsidRPr="00B64968" w:rsidRDefault="00FE70FD" w:rsidP="00FE70FD">
      <w:pPr>
        <w:rPr>
          <w:rFonts w:ascii="Aptos" w:eastAsia="Aptos" w:hAnsi="Aptos" w:cs="Aptos"/>
          <w:sz w:val="28"/>
          <w:szCs w:val="28"/>
          <w:lang w:val="pl-PL"/>
        </w:rPr>
      </w:pPr>
      <w:r w:rsidRPr="00B64968">
        <w:rPr>
          <w:rFonts w:ascii="Aptos" w:eastAsia="Aptos" w:hAnsi="Aptos" w:cs="Aptos"/>
          <w:sz w:val="28"/>
          <w:szCs w:val="28"/>
          <w:lang w:val="pl-PL"/>
        </w:rPr>
        <w:lastRenderedPageBreak/>
        <w:t>…………………………………………………………………….</w:t>
      </w:r>
    </w:p>
    <w:p w14:paraId="2DDFE225" w14:textId="77777777" w:rsidR="00FE70FD" w:rsidRDefault="00FE70FD" w:rsidP="005D4283">
      <w:pPr>
        <w:rPr>
          <w:rFonts w:ascii="Aptos" w:eastAsia="Aptos" w:hAnsi="Aptos" w:cs="Aptos"/>
          <w:b/>
          <w:bCs/>
          <w:sz w:val="28"/>
          <w:szCs w:val="28"/>
          <w:lang w:val="en-PL"/>
        </w:rPr>
      </w:pPr>
    </w:p>
    <w:p w14:paraId="05BD2D3D" w14:textId="3E8A9489" w:rsidR="0010742B" w:rsidRPr="0010742B" w:rsidRDefault="0010742B" w:rsidP="0010742B">
      <w:pPr>
        <w:rPr>
          <w:rFonts w:ascii="Aptos" w:eastAsia="Aptos" w:hAnsi="Aptos" w:cs="Aptos"/>
          <w:b/>
          <w:bCs/>
          <w:sz w:val="28"/>
          <w:szCs w:val="28"/>
          <w:lang w:val="pl-PL"/>
        </w:rPr>
      </w:pPr>
      <w:r>
        <w:rPr>
          <w:rFonts w:ascii="Aptos" w:eastAsia="Aptos" w:hAnsi="Aptos" w:cs="Aptos"/>
          <w:b/>
          <w:bCs/>
          <w:sz w:val="28"/>
          <w:szCs w:val="28"/>
          <w:lang w:val="en-PL"/>
        </w:rPr>
        <w:t>4</w:t>
      </w:r>
      <w:r w:rsidR="00FE70FD" w:rsidRPr="00444C09">
        <w:rPr>
          <w:rFonts w:ascii="Aptos" w:eastAsia="Aptos" w:hAnsi="Aptos" w:cs="Aptos"/>
          <w:b/>
          <w:bCs/>
          <w:sz w:val="28"/>
          <w:szCs w:val="28"/>
          <w:lang w:val="en-PL"/>
        </w:rPr>
        <w:t xml:space="preserve">. </w:t>
      </w:r>
      <w:r w:rsidRPr="0010742B">
        <w:rPr>
          <w:rFonts w:ascii="Aptos" w:eastAsia="Aptos" w:hAnsi="Aptos" w:cs="Aptos"/>
          <w:b/>
          <w:bCs/>
          <w:sz w:val="28"/>
          <w:szCs w:val="28"/>
          <w:lang w:val="pl-PL"/>
        </w:rPr>
        <w:t>Jakie pytanie lub tezę postawi</w:t>
      </w:r>
      <w:r>
        <w:rPr>
          <w:rFonts w:ascii="Aptos" w:eastAsia="Aptos" w:hAnsi="Aptos" w:cs="Aptos"/>
          <w:b/>
          <w:bCs/>
          <w:sz w:val="28"/>
          <w:szCs w:val="28"/>
          <w:lang w:val="pl-PL"/>
        </w:rPr>
        <w:t>sz</w:t>
      </w:r>
      <w:r w:rsidRPr="0010742B">
        <w:rPr>
          <w:rFonts w:ascii="Aptos" w:eastAsia="Aptos" w:hAnsi="Aptos" w:cs="Aptos"/>
          <w:b/>
          <w:bCs/>
          <w:sz w:val="28"/>
          <w:szCs w:val="28"/>
          <w:lang w:val="pl-PL"/>
        </w:rPr>
        <w:t xml:space="preserve"> dostawcy podczas rozmowy?</w:t>
      </w:r>
    </w:p>
    <w:p w14:paraId="359AF021" w14:textId="457D3296" w:rsidR="00FE70FD" w:rsidRPr="00B64968" w:rsidRDefault="00FE70FD" w:rsidP="00FE70FD">
      <w:pPr>
        <w:rPr>
          <w:rFonts w:ascii="Aptos" w:eastAsia="Aptos" w:hAnsi="Aptos" w:cs="Aptos"/>
          <w:sz w:val="28"/>
          <w:szCs w:val="28"/>
          <w:lang w:val="pl-PL"/>
        </w:rPr>
      </w:pPr>
      <w:r w:rsidRPr="00B64968">
        <w:rPr>
          <w:rFonts w:ascii="Aptos" w:eastAsia="Aptos" w:hAnsi="Aptos" w:cs="Aptos"/>
          <w:sz w:val="28"/>
          <w:szCs w:val="28"/>
          <w:lang w:val="pl-PL"/>
        </w:rPr>
        <w:t>…………………………………………………………………….</w:t>
      </w:r>
    </w:p>
    <w:p w14:paraId="18DF7966" w14:textId="77777777" w:rsidR="00FE70FD" w:rsidRDefault="00FE70FD" w:rsidP="005D4283">
      <w:pPr>
        <w:rPr>
          <w:rFonts w:ascii="Aptos" w:eastAsia="Aptos" w:hAnsi="Aptos" w:cs="Aptos"/>
          <w:b/>
          <w:bCs/>
          <w:sz w:val="28"/>
          <w:szCs w:val="28"/>
          <w:lang w:val="en-PL"/>
        </w:rPr>
      </w:pPr>
    </w:p>
    <w:p w14:paraId="12A99DDB" w14:textId="006387C5" w:rsidR="0010742B" w:rsidRPr="0010742B" w:rsidRDefault="0010742B" w:rsidP="0010742B">
      <w:pPr>
        <w:rPr>
          <w:rFonts w:ascii="Aptos" w:eastAsia="Aptos" w:hAnsi="Aptos" w:cs="Aptos"/>
          <w:b/>
          <w:bCs/>
          <w:sz w:val="28"/>
          <w:szCs w:val="28"/>
          <w:lang w:val="en-PL"/>
        </w:rPr>
      </w:pPr>
      <w:r>
        <w:rPr>
          <w:rFonts w:ascii="Aptos" w:eastAsia="Aptos" w:hAnsi="Aptos" w:cs="Aptos"/>
          <w:b/>
          <w:bCs/>
          <w:sz w:val="28"/>
          <w:szCs w:val="28"/>
          <w:lang w:val="en-PL"/>
        </w:rPr>
        <w:t>5</w:t>
      </w:r>
      <w:r w:rsidRPr="00444C09">
        <w:rPr>
          <w:rFonts w:ascii="Aptos" w:eastAsia="Aptos" w:hAnsi="Aptos" w:cs="Aptos"/>
          <w:b/>
          <w:bCs/>
          <w:sz w:val="28"/>
          <w:szCs w:val="28"/>
          <w:lang w:val="en-PL"/>
        </w:rPr>
        <w:t xml:space="preserve">. </w:t>
      </w:r>
      <w:r w:rsidRPr="0010742B">
        <w:rPr>
          <w:rFonts w:ascii="Aptos" w:eastAsia="Aptos" w:hAnsi="Aptos" w:cs="Aptos"/>
          <w:b/>
          <w:bCs/>
          <w:sz w:val="28"/>
          <w:szCs w:val="28"/>
          <w:lang w:val="en-PL"/>
        </w:rPr>
        <w:t>Czy z tych sygnałów wynika raczej argument do:</w:t>
      </w:r>
    </w:p>
    <w:p w14:paraId="3D721F75" w14:textId="77777777" w:rsidR="00C4752E" w:rsidRPr="00C4752E" w:rsidRDefault="00C4752E" w:rsidP="00C4752E">
      <w:pPr>
        <w:numPr>
          <w:ilvl w:val="0"/>
          <w:numId w:val="33"/>
        </w:numPr>
        <w:rPr>
          <w:rFonts w:ascii="Aptos" w:eastAsia="Aptos" w:hAnsi="Aptos" w:cs="Aptos"/>
          <w:sz w:val="28"/>
          <w:szCs w:val="28"/>
          <w:lang w:val="en-PL"/>
        </w:rPr>
      </w:pPr>
      <w:r w:rsidRPr="00C4752E">
        <w:rPr>
          <w:rFonts w:ascii="Aptos" w:eastAsia="Aptos" w:hAnsi="Aptos" w:cs="Aptos"/>
          <w:sz w:val="28"/>
          <w:szCs w:val="28"/>
          <w:lang w:val="en-PL"/>
        </w:rPr>
        <w:t>obniżki ceny</w:t>
      </w:r>
    </w:p>
    <w:p w14:paraId="5E2DA03F" w14:textId="77777777" w:rsidR="00C4752E" w:rsidRPr="00C4752E" w:rsidRDefault="00C4752E" w:rsidP="00C4752E">
      <w:pPr>
        <w:numPr>
          <w:ilvl w:val="0"/>
          <w:numId w:val="33"/>
        </w:numPr>
        <w:rPr>
          <w:rFonts w:ascii="Aptos" w:eastAsia="Aptos" w:hAnsi="Aptos" w:cs="Aptos"/>
          <w:sz w:val="28"/>
          <w:szCs w:val="28"/>
          <w:lang w:val="en-PL"/>
        </w:rPr>
      </w:pPr>
      <w:r w:rsidRPr="00C4752E">
        <w:rPr>
          <w:rFonts w:ascii="Aptos" w:eastAsia="Aptos" w:hAnsi="Aptos" w:cs="Aptos"/>
          <w:sz w:val="28"/>
          <w:szCs w:val="28"/>
          <w:lang w:val="en-PL"/>
        </w:rPr>
        <w:t>zmiany modelu współpracy</w:t>
      </w:r>
    </w:p>
    <w:p w14:paraId="17697B70" w14:textId="77777777" w:rsidR="00C4752E" w:rsidRPr="00C4752E" w:rsidRDefault="00C4752E" w:rsidP="00C4752E">
      <w:pPr>
        <w:numPr>
          <w:ilvl w:val="0"/>
          <w:numId w:val="33"/>
        </w:numPr>
        <w:rPr>
          <w:rFonts w:ascii="Aptos" w:eastAsia="Aptos" w:hAnsi="Aptos" w:cs="Aptos"/>
          <w:sz w:val="28"/>
          <w:szCs w:val="28"/>
          <w:lang w:val="en-PL"/>
        </w:rPr>
      </w:pPr>
      <w:r w:rsidRPr="00C4752E">
        <w:rPr>
          <w:rFonts w:ascii="Aptos" w:eastAsia="Aptos" w:hAnsi="Aptos" w:cs="Aptos"/>
          <w:sz w:val="28"/>
          <w:szCs w:val="28"/>
          <w:lang w:val="en-PL"/>
        </w:rPr>
        <w:t>indeksacji</w:t>
      </w:r>
    </w:p>
    <w:p w14:paraId="44B13667" w14:textId="77777777" w:rsidR="00C4752E" w:rsidRPr="00C4752E" w:rsidRDefault="00C4752E" w:rsidP="00C4752E">
      <w:pPr>
        <w:numPr>
          <w:ilvl w:val="0"/>
          <w:numId w:val="33"/>
        </w:numPr>
        <w:rPr>
          <w:rFonts w:ascii="Aptos" w:eastAsia="Aptos" w:hAnsi="Aptos" w:cs="Aptos"/>
          <w:sz w:val="28"/>
          <w:szCs w:val="28"/>
          <w:lang w:val="en-PL"/>
        </w:rPr>
      </w:pPr>
      <w:r w:rsidRPr="00C4752E">
        <w:rPr>
          <w:rFonts w:ascii="Aptos" w:eastAsia="Aptos" w:hAnsi="Aptos" w:cs="Aptos"/>
          <w:sz w:val="28"/>
          <w:szCs w:val="28"/>
          <w:lang w:val="en-PL"/>
        </w:rPr>
        <w:t>dywersyfikacji dostawców</w:t>
      </w:r>
    </w:p>
    <w:p w14:paraId="5D80E887" w14:textId="77777777" w:rsidR="00C4752E" w:rsidRDefault="00C4752E" w:rsidP="00C4752E">
      <w:pPr>
        <w:numPr>
          <w:ilvl w:val="0"/>
          <w:numId w:val="33"/>
        </w:numPr>
        <w:rPr>
          <w:rFonts w:ascii="Aptos" w:eastAsia="Aptos" w:hAnsi="Aptos" w:cs="Aptos"/>
          <w:sz w:val="28"/>
          <w:szCs w:val="28"/>
          <w:lang w:val="en-PL"/>
        </w:rPr>
      </w:pPr>
      <w:r w:rsidRPr="00C4752E">
        <w:rPr>
          <w:rFonts w:ascii="Aptos" w:eastAsia="Aptos" w:hAnsi="Aptos" w:cs="Aptos"/>
          <w:sz w:val="28"/>
          <w:szCs w:val="28"/>
          <w:lang w:val="en-PL"/>
        </w:rPr>
        <w:t>zwiększenia monitoringu rynku</w:t>
      </w:r>
    </w:p>
    <w:p w14:paraId="4B119298" w14:textId="65A01B10" w:rsidR="00C4752E" w:rsidRPr="00C4752E" w:rsidRDefault="00C4752E" w:rsidP="00C4752E">
      <w:pPr>
        <w:numPr>
          <w:ilvl w:val="0"/>
          <w:numId w:val="33"/>
        </w:numPr>
        <w:rPr>
          <w:rFonts w:ascii="Aptos" w:eastAsia="Aptos" w:hAnsi="Aptos" w:cs="Aptos"/>
          <w:sz w:val="28"/>
          <w:szCs w:val="28"/>
          <w:lang w:val="en-PL"/>
        </w:rPr>
      </w:pPr>
      <w:r>
        <w:rPr>
          <w:rFonts w:ascii="Aptos" w:eastAsia="Aptos" w:hAnsi="Aptos" w:cs="Aptos"/>
          <w:sz w:val="28"/>
          <w:szCs w:val="28"/>
          <w:lang w:val="en-PL"/>
        </w:rPr>
        <w:t xml:space="preserve">inny: </w:t>
      </w:r>
    </w:p>
    <w:p w14:paraId="71D2A885" w14:textId="101983FF" w:rsidR="0010742B" w:rsidRPr="0010742B" w:rsidRDefault="0010742B" w:rsidP="0010742B">
      <w:pPr>
        <w:rPr>
          <w:rFonts w:ascii="Aptos" w:eastAsia="Aptos" w:hAnsi="Aptos" w:cs="Aptos"/>
          <w:b/>
          <w:bCs/>
          <w:sz w:val="28"/>
          <w:szCs w:val="28"/>
          <w:lang w:val="en-PL"/>
        </w:rPr>
      </w:pPr>
    </w:p>
    <w:p w14:paraId="3997E656" w14:textId="77777777" w:rsidR="0010742B" w:rsidRPr="00B64968" w:rsidRDefault="0010742B" w:rsidP="0010742B">
      <w:pPr>
        <w:rPr>
          <w:rFonts w:ascii="Aptos" w:eastAsia="Aptos" w:hAnsi="Aptos" w:cs="Aptos"/>
          <w:sz w:val="28"/>
          <w:szCs w:val="28"/>
          <w:lang w:val="pl-PL"/>
        </w:rPr>
      </w:pPr>
      <w:r w:rsidRPr="00B64968">
        <w:rPr>
          <w:rFonts w:ascii="Aptos" w:eastAsia="Aptos" w:hAnsi="Aptos" w:cs="Aptos"/>
          <w:sz w:val="28"/>
          <w:szCs w:val="28"/>
          <w:lang w:val="pl-PL"/>
        </w:rPr>
        <w:t>…………………………………………………………………….</w:t>
      </w:r>
    </w:p>
    <w:p w14:paraId="630328B2" w14:textId="77777777" w:rsidR="005D4283" w:rsidRDefault="005D4283" w:rsidP="005D4283">
      <w:pPr>
        <w:pStyle w:val="p1"/>
        <w:rPr>
          <w:rFonts w:ascii="Aptos" w:eastAsia="Aptos" w:hAnsi="Aptos" w:cs="Aptos"/>
          <w:b/>
          <w:bCs/>
          <w:sz w:val="28"/>
          <w:szCs w:val="28"/>
          <w:lang w:eastAsia="ja-JP"/>
        </w:rPr>
      </w:pPr>
    </w:p>
    <w:p w14:paraId="0B3D15B3" w14:textId="77777777" w:rsidR="005D4283" w:rsidRPr="00F235B9" w:rsidRDefault="005D4283" w:rsidP="005D4283">
      <w:pPr>
        <w:pStyle w:val="p1"/>
        <w:rPr>
          <w:rFonts w:ascii="Aptos" w:eastAsia="Aptos" w:hAnsi="Aptos" w:cs="Aptos"/>
          <w:b/>
          <w:bCs/>
          <w:sz w:val="28"/>
          <w:szCs w:val="28"/>
          <w:lang w:eastAsia="ja-JP"/>
        </w:rPr>
      </w:pPr>
      <w:r>
        <w:rPr>
          <w:rFonts w:ascii="Aptos" w:eastAsia="Aptos" w:hAnsi="Aptos" w:cs="Aptos"/>
          <w:b/>
          <w:bCs/>
          <w:sz w:val="28"/>
          <w:szCs w:val="28"/>
          <w:lang w:eastAsia="ja-JP"/>
        </w:rPr>
        <w:t>Wniosek</w:t>
      </w:r>
    </w:p>
    <w:p w14:paraId="4176301F" w14:textId="77777777" w:rsidR="005D4283" w:rsidRPr="00666A68" w:rsidRDefault="005D4283" w:rsidP="005D4283">
      <w:pPr>
        <w:pStyle w:val="p1"/>
        <w:rPr>
          <w:rFonts w:ascii="Aptos" w:eastAsia="Aptos" w:hAnsi="Aptos" w:cs="Aptos"/>
          <w:sz w:val="28"/>
          <w:szCs w:val="28"/>
          <w:lang w:eastAsia="ja-JP"/>
        </w:rPr>
      </w:pPr>
      <w:r w:rsidRPr="00666A68">
        <w:rPr>
          <w:rFonts w:ascii="Aptos" w:eastAsia="Aptos" w:hAnsi="Aptos" w:cs="Aptos"/>
          <w:sz w:val="28"/>
          <w:szCs w:val="28"/>
          <w:lang w:eastAsia="ja-JP"/>
        </w:rPr>
        <w:t>…………………………………………………………………….</w:t>
      </w:r>
    </w:p>
    <w:p w14:paraId="6E20E2A9" w14:textId="77777777" w:rsidR="005D4283" w:rsidRDefault="005D4283" w:rsidP="005D4283">
      <w:pPr>
        <w:rPr>
          <w:lang w:val="en-PL"/>
        </w:rPr>
      </w:pPr>
      <w:r>
        <w:rPr>
          <w:lang w:val="en-PL"/>
        </w:rPr>
        <w:br w:type="page"/>
      </w:r>
    </w:p>
    <w:p w14:paraId="30C89041" w14:textId="3980F2C3" w:rsidR="00E76B8E" w:rsidRPr="007D575D" w:rsidRDefault="3EA763A9" w:rsidP="5F2C9D75">
      <w:pPr>
        <w:rPr>
          <w:b/>
          <w:bCs/>
          <w:lang w:val="en-US"/>
        </w:rPr>
      </w:pPr>
      <w:r w:rsidRPr="5F2C9D75">
        <w:rPr>
          <w:b/>
          <w:bCs/>
          <w:lang w:val="en-US"/>
        </w:rPr>
        <w:lastRenderedPageBreak/>
        <w:t>ODPOWIEDZI</w:t>
      </w:r>
    </w:p>
    <w:p w14:paraId="643C18CD" w14:textId="55731ED6" w:rsidR="5F2C9D75" w:rsidRDefault="5F2C9D75" w:rsidP="5F2C9D75">
      <w:pPr>
        <w:rPr>
          <w:b/>
          <w:bCs/>
          <w:lang w:val="en-US"/>
        </w:rPr>
      </w:pPr>
    </w:p>
    <w:p w14:paraId="624C7F6A" w14:textId="4A956820" w:rsidR="3EA763A9" w:rsidRDefault="3EA763A9" w:rsidP="5F2C9D75">
      <w:pPr>
        <w:pStyle w:val="Heading3"/>
        <w:spacing w:line="278" w:lineRule="auto"/>
        <w:rPr>
          <w:rFonts w:eastAsiaTheme="minorEastAsia" w:cstheme="minorBidi"/>
          <w:b/>
          <w:bCs/>
          <w:color w:val="auto"/>
          <w:lang w:val="pl"/>
        </w:rPr>
      </w:pPr>
      <w:r w:rsidRPr="5F2C9D75">
        <w:rPr>
          <w:rFonts w:eastAsiaTheme="minorEastAsia" w:cstheme="minorBidi"/>
          <w:b/>
          <w:bCs/>
          <w:color w:val="auto"/>
          <w:lang w:val="pl"/>
        </w:rPr>
        <w:t>Ćwiczenie 1</w:t>
      </w:r>
    </w:p>
    <w:p w14:paraId="3113C307" w14:textId="5C077D5A" w:rsidR="3EA763A9" w:rsidRPr="00BD3D3C" w:rsidRDefault="3EA763A9" w:rsidP="5F2C9D75">
      <w:pPr>
        <w:spacing w:before="240" w:after="240"/>
        <w:rPr>
          <w:lang w:val="pl-PL"/>
        </w:rPr>
      </w:pPr>
      <w:r w:rsidRPr="5F2C9D75">
        <w:rPr>
          <w:rFonts w:ascii="Aptos" w:eastAsia="Aptos" w:hAnsi="Aptos" w:cs="Aptos"/>
          <w:b/>
          <w:bCs/>
          <w:sz w:val="28"/>
          <w:szCs w:val="28"/>
          <w:lang w:val="pl"/>
        </w:rPr>
        <w:t>Kiedy naprawdę wracać do negocjacji z dostawcą</w:t>
      </w:r>
    </w:p>
    <w:p w14:paraId="7D813256" w14:textId="2C448BBC" w:rsidR="3EA763A9" w:rsidRDefault="3EA763A9" w:rsidP="5F2C9D75">
      <w:pPr>
        <w:pStyle w:val="Heading3"/>
        <w:spacing w:line="278" w:lineRule="auto"/>
        <w:rPr>
          <w:rFonts w:ascii="Aptos" w:eastAsia="Aptos" w:hAnsi="Aptos" w:cs="Aptos"/>
          <w:lang w:val="pl"/>
        </w:rPr>
      </w:pPr>
      <w:r w:rsidRPr="5F2C9D75">
        <w:rPr>
          <w:rFonts w:eastAsiaTheme="minorEastAsia" w:cstheme="minorBidi"/>
          <w:color w:val="auto"/>
          <w:lang w:val="pl"/>
        </w:rPr>
        <w:t>Opis sytuacji</w:t>
      </w:r>
    </w:p>
    <w:p w14:paraId="3BBAD56E" w14:textId="32DB7782" w:rsidR="3EA763A9" w:rsidRDefault="3EA763A9" w:rsidP="5F2C9D75">
      <w:pPr>
        <w:pStyle w:val="ListParagraph"/>
        <w:numPr>
          <w:ilvl w:val="0"/>
          <w:numId w:val="16"/>
        </w:numPr>
        <w:spacing w:after="0"/>
        <w:rPr>
          <w:rFonts w:ascii="Aptos" w:eastAsia="Aptos" w:hAnsi="Aptos" w:cs="Aptos"/>
          <w:sz w:val="28"/>
          <w:szCs w:val="28"/>
          <w:lang w:val="pl"/>
        </w:rPr>
      </w:pPr>
      <w:r w:rsidRPr="5F2C9D75">
        <w:rPr>
          <w:rFonts w:ascii="Aptos" w:eastAsia="Aptos" w:hAnsi="Aptos" w:cs="Aptos"/>
          <w:sz w:val="28"/>
          <w:szCs w:val="28"/>
          <w:lang w:val="pl"/>
        </w:rPr>
        <w:t>Twoja firma ma aktywną umowę z dostawcą.</w:t>
      </w:r>
    </w:p>
    <w:p w14:paraId="189FE126" w14:textId="3A29DB6A" w:rsidR="3EA763A9" w:rsidRDefault="3EA763A9" w:rsidP="5F2C9D75">
      <w:pPr>
        <w:pStyle w:val="ListParagraph"/>
        <w:numPr>
          <w:ilvl w:val="0"/>
          <w:numId w:val="16"/>
        </w:numPr>
        <w:spacing w:after="0"/>
        <w:rPr>
          <w:rFonts w:ascii="Aptos" w:eastAsia="Aptos" w:hAnsi="Aptos" w:cs="Aptos"/>
          <w:sz w:val="28"/>
          <w:szCs w:val="28"/>
          <w:lang w:val="pl"/>
        </w:rPr>
      </w:pPr>
      <w:r w:rsidRPr="5F2C9D75">
        <w:rPr>
          <w:rFonts w:ascii="Aptos" w:eastAsia="Aptos" w:hAnsi="Aptos" w:cs="Aptos"/>
          <w:sz w:val="28"/>
          <w:szCs w:val="28"/>
          <w:lang w:val="pl"/>
        </w:rPr>
        <w:t>Do końca kontraktu pozostało jeszcze 7 miesięcy.</w:t>
      </w:r>
    </w:p>
    <w:p w14:paraId="235D4BBA" w14:textId="1B914BAD" w:rsidR="3EA763A9" w:rsidRDefault="3EA763A9" w:rsidP="5F2C9D75">
      <w:pPr>
        <w:pStyle w:val="ListParagraph"/>
        <w:numPr>
          <w:ilvl w:val="0"/>
          <w:numId w:val="16"/>
        </w:numPr>
        <w:spacing w:after="0"/>
        <w:rPr>
          <w:rFonts w:ascii="Aptos" w:eastAsia="Aptos" w:hAnsi="Aptos" w:cs="Aptos"/>
          <w:sz w:val="28"/>
          <w:szCs w:val="28"/>
          <w:lang w:val="pl"/>
        </w:rPr>
      </w:pPr>
      <w:r w:rsidRPr="5F2C9D75">
        <w:rPr>
          <w:rFonts w:ascii="Aptos" w:eastAsia="Aptos" w:hAnsi="Aptos" w:cs="Aptos"/>
          <w:sz w:val="28"/>
          <w:szCs w:val="28"/>
          <w:lang w:val="pl"/>
        </w:rPr>
        <w:t>Cena zakupu została uzgodniona wcześniej i obecnie wynosi:</w:t>
      </w:r>
    </w:p>
    <w:p w14:paraId="39007569" w14:textId="2C7EDE66" w:rsidR="3EA763A9" w:rsidRDefault="3EA763A9" w:rsidP="5F2C9D75">
      <w:pPr>
        <w:pStyle w:val="ListParagraph"/>
        <w:numPr>
          <w:ilvl w:val="0"/>
          <w:numId w:val="16"/>
        </w:numPr>
        <w:spacing w:after="0"/>
        <w:rPr>
          <w:rFonts w:ascii="Aptos" w:eastAsia="Aptos" w:hAnsi="Aptos" w:cs="Aptos"/>
          <w:sz w:val="28"/>
          <w:szCs w:val="28"/>
          <w:lang w:val="pl"/>
        </w:rPr>
      </w:pPr>
      <w:r w:rsidRPr="5F2C9D75">
        <w:rPr>
          <w:rFonts w:ascii="Aptos" w:eastAsia="Aptos" w:hAnsi="Aptos" w:cs="Aptos"/>
          <w:sz w:val="28"/>
          <w:szCs w:val="28"/>
          <w:lang w:val="pl"/>
        </w:rPr>
        <w:t>Cena kontraktowa: 100 PLN / jednostkę</w:t>
      </w:r>
    </w:p>
    <w:p w14:paraId="5FDB75A4" w14:textId="4EAB0013" w:rsidR="3EA763A9" w:rsidRPr="00BD3D3C" w:rsidRDefault="3EA763A9" w:rsidP="5F2C9D75">
      <w:pPr>
        <w:spacing w:before="240" w:after="240"/>
        <w:rPr>
          <w:lang w:val="pl-PL"/>
        </w:rPr>
      </w:pPr>
      <w:r w:rsidRPr="5F2C9D75">
        <w:rPr>
          <w:rFonts w:ascii="Aptos" w:eastAsia="Aptos" w:hAnsi="Aptos" w:cs="Aptos"/>
          <w:sz w:val="28"/>
          <w:szCs w:val="28"/>
          <w:lang w:val="pl"/>
        </w:rPr>
        <w:t>W ostatnich miesiącach zmieniły się jednak warunki kosztowe kategorii.</w:t>
      </w:r>
    </w:p>
    <w:p w14:paraId="33D47E4A" w14:textId="44F57E74" w:rsidR="3EA763A9" w:rsidRPr="00BD3D3C" w:rsidRDefault="3EA763A9" w:rsidP="5F2C9D75">
      <w:pPr>
        <w:spacing w:before="240" w:after="240"/>
        <w:rPr>
          <w:lang w:val="pl-PL"/>
        </w:rPr>
      </w:pPr>
      <w:r w:rsidRPr="5F2C9D75">
        <w:rPr>
          <w:rFonts w:ascii="Aptos" w:eastAsia="Aptos" w:hAnsi="Aptos" w:cs="Aptos"/>
          <w:sz w:val="28"/>
          <w:szCs w:val="28"/>
          <w:lang w:val="pl"/>
        </w:rPr>
        <w:t>Twoim zadaniem jest ocenić, czy należy wrócić do negocjacji już teraz, mimo że umowa nadal obowiązuje.</w:t>
      </w:r>
    </w:p>
    <w:p w14:paraId="13DB1790" w14:textId="2AB8E15D" w:rsidR="3EA763A9" w:rsidRPr="00BD3D3C" w:rsidRDefault="3EA763A9" w:rsidP="5F2C9D75">
      <w:pPr>
        <w:spacing w:before="240" w:after="240"/>
        <w:rPr>
          <w:lang w:val="pl-PL"/>
        </w:rPr>
      </w:pPr>
      <w:r w:rsidRPr="5F2C9D75">
        <w:rPr>
          <w:rFonts w:ascii="Aptos" w:eastAsia="Aptos" w:hAnsi="Aptos" w:cs="Aptos"/>
          <w:sz w:val="28"/>
          <w:szCs w:val="28"/>
          <w:lang w:val="pl"/>
        </w:rPr>
        <w:t xml:space="preserve"> </w:t>
      </w:r>
    </w:p>
    <w:p w14:paraId="1598FFF6" w14:textId="7168A40D" w:rsidR="5F2C9D75" w:rsidRPr="00BD3D3C" w:rsidRDefault="5F2C9D75" w:rsidP="5F2C9D75">
      <w:pPr>
        <w:spacing w:line="278" w:lineRule="auto"/>
        <w:rPr>
          <w:lang w:val="pl-PL"/>
        </w:rPr>
      </w:pPr>
    </w:p>
    <w:p w14:paraId="38780517" w14:textId="7E1917F0" w:rsidR="3EA763A9" w:rsidRPr="00BD3D3C" w:rsidRDefault="3EA763A9" w:rsidP="5F2C9D75">
      <w:pPr>
        <w:spacing w:line="278" w:lineRule="auto"/>
        <w:rPr>
          <w:lang w:val="pl-PL"/>
        </w:rPr>
      </w:pPr>
      <w:r w:rsidRPr="5F2C9D75">
        <w:rPr>
          <w:rFonts w:ascii="Aptos" w:eastAsia="Aptos" w:hAnsi="Aptos" w:cs="Aptos"/>
          <w:b/>
          <w:bCs/>
          <w:sz w:val="28"/>
          <w:szCs w:val="28"/>
          <w:lang w:val="pl"/>
        </w:rPr>
        <w:t xml:space="preserve"> </w:t>
      </w:r>
    </w:p>
    <w:p w14:paraId="75AF4DFF" w14:textId="13F2D4EA" w:rsidR="3EA763A9" w:rsidRPr="00BD3D3C" w:rsidRDefault="3EA763A9" w:rsidP="5F2C9D75">
      <w:pPr>
        <w:spacing w:before="240" w:after="240"/>
        <w:rPr>
          <w:lang w:val="pl-PL"/>
        </w:rPr>
      </w:pPr>
      <w:r w:rsidRPr="5F2C9D75">
        <w:rPr>
          <w:rFonts w:ascii="Aptos" w:eastAsia="Aptos" w:hAnsi="Aptos" w:cs="Aptos"/>
          <w:b/>
          <w:bCs/>
          <w:sz w:val="28"/>
          <w:szCs w:val="28"/>
          <w:lang w:val="pl"/>
        </w:rPr>
        <w:t>Scenariusz A – koszty kategorii spadają</w:t>
      </w:r>
    </w:p>
    <w:p w14:paraId="101BAD2A" w14:textId="57E76A0A" w:rsidR="3EA763A9" w:rsidRPr="00BD3D3C" w:rsidRDefault="3EA763A9" w:rsidP="5F2C9D75">
      <w:pPr>
        <w:spacing w:before="240" w:after="240"/>
        <w:rPr>
          <w:lang w:val="pl-PL"/>
        </w:rPr>
      </w:pPr>
      <w:r w:rsidRPr="5F2C9D75">
        <w:rPr>
          <w:rFonts w:ascii="Aptos" w:eastAsia="Aptos" w:hAnsi="Aptos" w:cs="Aptos"/>
          <w:sz w:val="28"/>
          <w:szCs w:val="28"/>
          <w:lang w:val="pl"/>
        </w:rPr>
        <w:t>Dane</w:t>
      </w:r>
    </w:p>
    <w:p w14:paraId="22E9C146" w14:textId="161DC706" w:rsidR="3EA763A9" w:rsidRDefault="3EA763A9" w:rsidP="5F2C9D75">
      <w:pPr>
        <w:pStyle w:val="ListParagraph"/>
        <w:numPr>
          <w:ilvl w:val="0"/>
          <w:numId w:val="15"/>
        </w:numPr>
        <w:spacing w:after="0"/>
        <w:rPr>
          <w:rFonts w:ascii="Aptos" w:eastAsia="Aptos" w:hAnsi="Aptos" w:cs="Aptos"/>
          <w:sz w:val="28"/>
          <w:szCs w:val="28"/>
          <w:lang w:val="pl"/>
        </w:rPr>
      </w:pPr>
      <w:r w:rsidRPr="5F2C9D75">
        <w:rPr>
          <w:rFonts w:ascii="Aptos" w:eastAsia="Aptos" w:hAnsi="Aptos" w:cs="Aptos"/>
          <w:sz w:val="28"/>
          <w:szCs w:val="28"/>
          <w:lang w:val="pl"/>
        </w:rPr>
        <w:t>cena kontraktowa: 100 PLN / jednostkę</w:t>
      </w:r>
    </w:p>
    <w:p w14:paraId="075DBA6D" w14:textId="4206ED26" w:rsidR="3EA763A9" w:rsidRDefault="3EA763A9" w:rsidP="5F2C9D75">
      <w:pPr>
        <w:pStyle w:val="ListParagraph"/>
        <w:numPr>
          <w:ilvl w:val="0"/>
          <w:numId w:val="15"/>
        </w:numPr>
        <w:spacing w:after="0"/>
        <w:rPr>
          <w:rFonts w:ascii="Aptos" w:eastAsia="Aptos" w:hAnsi="Aptos" w:cs="Aptos"/>
          <w:sz w:val="28"/>
          <w:szCs w:val="28"/>
          <w:lang w:val="pl"/>
        </w:rPr>
      </w:pPr>
      <w:r w:rsidRPr="5F2C9D75">
        <w:rPr>
          <w:rFonts w:ascii="Aptos" w:eastAsia="Aptos" w:hAnsi="Aptos" w:cs="Aptos"/>
          <w:sz w:val="28"/>
          <w:szCs w:val="28"/>
          <w:lang w:val="pl"/>
        </w:rPr>
        <w:t>aktualny koszt zasadny kategorii: 91 PLN / jednostkę</w:t>
      </w:r>
    </w:p>
    <w:p w14:paraId="6E6F5EDF" w14:textId="1EC49FE6" w:rsidR="3EA763A9" w:rsidRDefault="3EA763A9" w:rsidP="5F2C9D75">
      <w:pPr>
        <w:pStyle w:val="ListParagraph"/>
        <w:numPr>
          <w:ilvl w:val="0"/>
          <w:numId w:val="15"/>
        </w:numPr>
        <w:spacing w:after="0"/>
        <w:rPr>
          <w:rFonts w:ascii="Aptos" w:eastAsia="Aptos" w:hAnsi="Aptos" w:cs="Aptos"/>
          <w:sz w:val="28"/>
          <w:szCs w:val="28"/>
          <w:lang w:val="pl"/>
        </w:rPr>
      </w:pPr>
      <w:r w:rsidRPr="5F2C9D75">
        <w:rPr>
          <w:rFonts w:ascii="Aptos" w:eastAsia="Aptos" w:hAnsi="Aptos" w:cs="Aptos"/>
          <w:sz w:val="28"/>
          <w:szCs w:val="28"/>
          <w:lang w:val="pl"/>
        </w:rPr>
        <w:t>zmiana kosztu kategorii w ostatnich 4 miesiącach: -9%</w:t>
      </w:r>
    </w:p>
    <w:p w14:paraId="5D062DAF" w14:textId="2BA08074" w:rsidR="3EA763A9" w:rsidRDefault="3EA763A9" w:rsidP="5F2C9D75">
      <w:pPr>
        <w:pStyle w:val="ListParagraph"/>
        <w:numPr>
          <w:ilvl w:val="0"/>
          <w:numId w:val="15"/>
        </w:numPr>
        <w:spacing w:after="0"/>
        <w:rPr>
          <w:rFonts w:ascii="Aptos" w:eastAsia="Aptos" w:hAnsi="Aptos" w:cs="Aptos"/>
          <w:sz w:val="28"/>
          <w:szCs w:val="28"/>
          <w:lang w:val="pl"/>
        </w:rPr>
      </w:pPr>
      <w:r w:rsidRPr="5F2C9D75">
        <w:rPr>
          <w:rFonts w:ascii="Aptos" w:eastAsia="Aptos" w:hAnsi="Aptos" w:cs="Aptos"/>
          <w:sz w:val="28"/>
          <w:szCs w:val="28"/>
          <w:lang w:val="pl"/>
        </w:rPr>
        <w:t>udział głównego drivera kosztowego w koszcie kategorii: 58%</w:t>
      </w:r>
    </w:p>
    <w:p w14:paraId="2C1876B7" w14:textId="43FA24D3" w:rsidR="3EA763A9" w:rsidRDefault="3EA763A9" w:rsidP="5F2C9D75">
      <w:pPr>
        <w:pStyle w:val="ListParagraph"/>
        <w:numPr>
          <w:ilvl w:val="0"/>
          <w:numId w:val="15"/>
        </w:numPr>
        <w:spacing w:after="0"/>
        <w:rPr>
          <w:rFonts w:ascii="Aptos" w:eastAsia="Aptos" w:hAnsi="Aptos" w:cs="Aptos"/>
          <w:sz w:val="28"/>
          <w:szCs w:val="28"/>
          <w:lang w:val="pl"/>
        </w:rPr>
      </w:pPr>
      <w:r w:rsidRPr="5F2C9D75">
        <w:rPr>
          <w:rFonts w:ascii="Aptos" w:eastAsia="Aptos" w:hAnsi="Aptos" w:cs="Aptos"/>
          <w:sz w:val="28"/>
          <w:szCs w:val="28"/>
          <w:lang w:val="pl"/>
        </w:rPr>
        <w:t>cena dostawcy w tym samym okresie: bez zmian</w:t>
      </w:r>
    </w:p>
    <w:p w14:paraId="5B7F11AB" w14:textId="41A6DE79" w:rsidR="3EA763A9" w:rsidRPr="00BD3D3C" w:rsidRDefault="3EA763A9" w:rsidP="5F2C9D75">
      <w:pPr>
        <w:spacing w:line="278" w:lineRule="auto"/>
        <w:rPr>
          <w:lang w:val="pl-PL"/>
        </w:rPr>
      </w:pPr>
      <w:r w:rsidRPr="5F2C9D75">
        <w:rPr>
          <w:rFonts w:ascii="Aptos" w:eastAsia="Aptos" w:hAnsi="Aptos" w:cs="Aptos"/>
          <w:b/>
          <w:bCs/>
          <w:sz w:val="28"/>
          <w:szCs w:val="28"/>
          <w:lang w:val="pl"/>
        </w:rPr>
        <w:t>1. Czy to jest moment, by wrócić do negocjacji?</w:t>
      </w:r>
    </w:p>
    <w:p w14:paraId="0844F10E" w14:textId="59917EC0" w:rsidR="3EA763A9" w:rsidRPr="00BD3D3C" w:rsidRDefault="3EA763A9" w:rsidP="5F2C9D75">
      <w:pPr>
        <w:spacing w:line="278" w:lineRule="auto"/>
        <w:rPr>
          <w:lang w:val="pl-PL"/>
        </w:rPr>
      </w:pPr>
      <w:r w:rsidRPr="00BD3D3C">
        <w:rPr>
          <w:rFonts w:ascii="Aptos" w:eastAsia="Aptos" w:hAnsi="Aptos" w:cs="Aptos"/>
          <w:sz w:val="28"/>
          <w:szCs w:val="28"/>
          <w:lang w:val="pl-PL"/>
        </w:rPr>
        <w:t>Tak. Skoro koszt zasadny kategorii spadł do 91 PLN, a cena dostawcy pozostała na poziomie 100 PLN, oznacza to, że cena zakupu nie odzwierciedla już aktualnych realiów kosztowych. Nie ma uzasadnienia, aby czekać do końca umowy.</w:t>
      </w:r>
    </w:p>
    <w:p w14:paraId="5AF5345D" w14:textId="205DED15" w:rsidR="3EA763A9" w:rsidRPr="00BD3D3C" w:rsidRDefault="3EA763A9" w:rsidP="5F2C9D75">
      <w:pPr>
        <w:spacing w:line="278" w:lineRule="auto"/>
        <w:rPr>
          <w:lang w:val="pl-PL"/>
        </w:rPr>
      </w:pPr>
      <w:r w:rsidRPr="00BD3D3C">
        <w:rPr>
          <w:rFonts w:ascii="Aptos" w:eastAsia="Aptos" w:hAnsi="Aptos" w:cs="Aptos"/>
          <w:b/>
          <w:bCs/>
          <w:sz w:val="28"/>
          <w:szCs w:val="28"/>
          <w:lang w:val="pl-PL"/>
        </w:rPr>
        <w:t xml:space="preserve"> </w:t>
      </w:r>
    </w:p>
    <w:p w14:paraId="2C85ED83" w14:textId="3E2F1AA4" w:rsidR="3EA763A9" w:rsidRPr="00BD3D3C" w:rsidRDefault="3EA763A9" w:rsidP="5F2C9D75">
      <w:pPr>
        <w:spacing w:line="278" w:lineRule="auto"/>
        <w:rPr>
          <w:lang w:val="pl-PL"/>
        </w:rPr>
      </w:pPr>
      <w:r w:rsidRPr="5F2C9D75">
        <w:rPr>
          <w:rFonts w:ascii="Aptos" w:eastAsia="Aptos" w:hAnsi="Aptos" w:cs="Aptos"/>
          <w:b/>
          <w:bCs/>
          <w:sz w:val="28"/>
          <w:szCs w:val="28"/>
          <w:lang w:val="pl"/>
        </w:rPr>
        <w:lastRenderedPageBreak/>
        <w:t>2. Jaki jest Twój główny argument?</w:t>
      </w:r>
    </w:p>
    <w:p w14:paraId="3F0C4621" w14:textId="146DD3E3" w:rsidR="3EA763A9" w:rsidRPr="00BD3D3C" w:rsidRDefault="3EA763A9" w:rsidP="5F2C9D75">
      <w:pPr>
        <w:spacing w:line="278" w:lineRule="auto"/>
        <w:rPr>
          <w:lang w:val="pl-PL"/>
        </w:rPr>
      </w:pPr>
      <w:r w:rsidRPr="00BD3D3C">
        <w:rPr>
          <w:rFonts w:ascii="Aptos" w:eastAsia="Aptos" w:hAnsi="Aptos" w:cs="Aptos"/>
          <w:sz w:val="28"/>
          <w:szCs w:val="28"/>
          <w:lang w:val="pl-PL"/>
        </w:rPr>
        <w:t>Głównym argumentem jest spadek kosztu kategorii o 9% przy niezmienionej cenie dostawcy. Oznacza to, że ekonomika kategorii zmieniła się na korzyść dostawcy, ale ta zmiana nie została przeniesiona na kupującego.</w:t>
      </w:r>
    </w:p>
    <w:p w14:paraId="4926B7E8" w14:textId="34122673" w:rsidR="3EA763A9" w:rsidRPr="00BD3D3C" w:rsidRDefault="3EA763A9" w:rsidP="5F2C9D75">
      <w:pPr>
        <w:spacing w:line="278" w:lineRule="auto"/>
        <w:rPr>
          <w:lang w:val="pl-PL"/>
        </w:rPr>
      </w:pPr>
      <w:r w:rsidRPr="00BD3D3C">
        <w:rPr>
          <w:rFonts w:ascii="Aptos" w:eastAsia="Aptos" w:hAnsi="Aptos" w:cs="Aptos"/>
          <w:b/>
          <w:bCs/>
          <w:sz w:val="28"/>
          <w:szCs w:val="28"/>
          <w:lang w:val="pl-PL"/>
        </w:rPr>
        <w:t xml:space="preserve"> </w:t>
      </w:r>
    </w:p>
    <w:p w14:paraId="61B629B2" w14:textId="4477AAAF" w:rsidR="3EA763A9" w:rsidRPr="00BD3D3C" w:rsidRDefault="3EA763A9" w:rsidP="5F2C9D75">
      <w:pPr>
        <w:spacing w:line="278" w:lineRule="auto"/>
        <w:rPr>
          <w:lang w:val="pl-PL"/>
        </w:rPr>
      </w:pPr>
      <w:r w:rsidRPr="5F2C9D75">
        <w:rPr>
          <w:rFonts w:ascii="Aptos" w:eastAsia="Aptos" w:hAnsi="Aptos" w:cs="Aptos"/>
          <w:b/>
          <w:bCs/>
          <w:sz w:val="28"/>
          <w:szCs w:val="28"/>
          <w:lang w:val="pl"/>
        </w:rPr>
        <w:t>3. Jakie działanie rekomendujesz? Zaznacz jedną odpowiedź:</w:t>
      </w:r>
    </w:p>
    <w:p w14:paraId="4D9253A9" w14:textId="36E09084" w:rsidR="3EA763A9" w:rsidRDefault="3EA763A9" w:rsidP="5F2C9D75">
      <w:pPr>
        <w:pStyle w:val="ListParagraph"/>
        <w:numPr>
          <w:ilvl w:val="0"/>
          <w:numId w:val="14"/>
        </w:numPr>
        <w:spacing w:after="0"/>
        <w:rPr>
          <w:rFonts w:ascii="Aptos" w:eastAsia="Aptos" w:hAnsi="Aptos" w:cs="Aptos"/>
          <w:sz w:val="28"/>
          <w:szCs w:val="28"/>
          <w:lang w:val="pl"/>
        </w:rPr>
      </w:pPr>
      <w:r w:rsidRPr="5F2C9D75">
        <w:rPr>
          <w:rFonts w:ascii="Aptos" w:eastAsia="Aptos" w:hAnsi="Aptos" w:cs="Aptos"/>
          <w:sz w:val="28"/>
          <w:szCs w:val="28"/>
          <w:lang w:val="pl"/>
        </w:rPr>
        <w:t>czekamy do końca umowy</w:t>
      </w:r>
    </w:p>
    <w:p w14:paraId="06EEC567" w14:textId="597376F2" w:rsidR="3EA763A9" w:rsidRDefault="3EA763A9" w:rsidP="5F2C9D75">
      <w:pPr>
        <w:pStyle w:val="ListParagraph"/>
        <w:numPr>
          <w:ilvl w:val="0"/>
          <w:numId w:val="14"/>
        </w:numPr>
        <w:spacing w:after="0"/>
        <w:rPr>
          <w:rFonts w:ascii="Aptos" w:eastAsia="Aptos" w:hAnsi="Aptos" w:cs="Aptos"/>
          <w:b/>
          <w:bCs/>
          <w:sz w:val="28"/>
          <w:szCs w:val="28"/>
          <w:u w:val="single"/>
          <w:lang w:val="pl"/>
        </w:rPr>
      </w:pPr>
      <w:r w:rsidRPr="5F2C9D75">
        <w:rPr>
          <w:rFonts w:ascii="Aptos" w:eastAsia="Aptos" w:hAnsi="Aptos" w:cs="Aptos"/>
          <w:b/>
          <w:bCs/>
          <w:sz w:val="28"/>
          <w:szCs w:val="28"/>
          <w:u w:val="single"/>
          <w:lang w:val="pl"/>
        </w:rPr>
        <w:t>wracamy do rozmowy o obniżce ceny</w:t>
      </w:r>
    </w:p>
    <w:p w14:paraId="2BEA49A3" w14:textId="56778E10" w:rsidR="3EA763A9" w:rsidRDefault="3EA763A9" w:rsidP="5F2C9D75">
      <w:pPr>
        <w:pStyle w:val="ListParagraph"/>
        <w:numPr>
          <w:ilvl w:val="0"/>
          <w:numId w:val="14"/>
        </w:numPr>
        <w:spacing w:after="0"/>
        <w:rPr>
          <w:rFonts w:ascii="Aptos" w:eastAsia="Aptos" w:hAnsi="Aptos" w:cs="Aptos"/>
          <w:sz w:val="28"/>
          <w:szCs w:val="28"/>
          <w:lang w:val="pl"/>
        </w:rPr>
      </w:pPr>
      <w:r w:rsidRPr="5F2C9D75">
        <w:rPr>
          <w:rFonts w:ascii="Aptos" w:eastAsia="Aptos" w:hAnsi="Aptos" w:cs="Aptos"/>
          <w:sz w:val="28"/>
          <w:szCs w:val="28"/>
          <w:lang w:val="pl"/>
        </w:rPr>
        <w:t>zwiększamy monitoring, ale bez rozmowy</w:t>
      </w:r>
    </w:p>
    <w:p w14:paraId="64FD1FFA" w14:textId="681F0915" w:rsidR="3EA763A9" w:rsidRDefault="3EA763A9" w:rsidP="5F2C9D75">
      <w:pPr>
        <w:pStyle w:val="ListParagraph"/>
        <w:numPr>
          <w:ilvl w:val="0"/>
          <w:numId w:val="14"/>
        </w:numPr>
        <w:spacing w:after="0"/>
        <w:rPr>
          <w:rFonts w:ascii="Aptos" w:eastAsia="Aptos" w:hAnsi="Aptos" w:cs="Aptos"/>
          <w:sz w:val="28"/>
          <w:szCs w:val="28"/>
          <w:lang w:val="pl"/>
        </w:rPr>
      </w:pPr>
      <w:r w:rsidRPr="5F2C9D75">
        <w:rPr>
          <w:rFonts w:ascii="Aptos" w:eastAsia="Aptos" w:hAnsi="Aptos" w:cs="Aptos"/>
          <w:sz w:val="28"/>
          <w:szCs w:val="28"/>
          <w:lang w:val="pl"/>
        </w:rPr>
        <w:t>proponujemy inną zmianę warunków</w:t>
      </w:r>
    </w:p>
    <w:p w14:paraId="648B72EE" w14:textId="20B02E35" w:rsidR="3EA763A9" w:rsidRPr="00BD3D3C" w:rsidRDefault="3EA763A9" w:rsidP="5F2C9D75">
      <w:pPr>
        <w:spacing w:line="278" w:lineRule="auto"/>
        <w:rPr>
          <w:lang w:val="pl-PL"/>
        </w:rPr>
      </w:pPr>
      <w:r w:rsidRPr="5F2C9D75">
        <w:rPr>
          <w:rFonts w:ascii="Aptos" w:eastAsia="Aptos" w:hAnsi="Aptos" w:cs="Aptos"/>
          <w:b/>
          <w:bCs/>
          <w:sz w:val="28"/>
          <w:szCs w:val="28"/>
          <w:lang w:val="pl"/>
        </w:rPr>
        <w:t>4. Jakimi 2 zdaniami rozpoczniesz rozmowę z dostawcą?</w:t>
      </w:r>
    </w:p>
    <w:p w14:paraId="09F3F442" w14:textId="252610DC" w:rsidR="3EA763A9" w:rsidRPr="00BD3D3C" w:rsidRDefault="3EA763A9" w:rsidP="5F2C9D75">
      <w:pPr>
        <w:pStyle w:val="Heading3"/>
        <w:spacing w:line="278" w:lineRule="auto"/>
        <w:rPr>
          <w:lang w:val="pl-PL"/>
        </w:rPr>
      </w:pPr>
      <w:r w:rsidRPr="00BD3D3C">
        <w:rPr>
          <w:rFonts w:ascii="Aptos" w:eastAsia="Aptos" w:hAnsi="Aptos" w:cs="Aptos"/>
          <w:lang w:val="pl-PL"/>
        </w:rPr>
        <w:t>W ostatnich miesiącach obserwujemy wyraźny spadek kosztu kategorii, podczas gdy cena zakupu pozostała bez zmian. Chcielibyśmy wrócić do rozmowy o aktualizacji warunków cenowych tak, aby lepiej odzwierciedlały obecną sytuację rynkową.</w:t>
      </w:r>
    </w:p>
    <w:p w14:paraId="734A49C8" w14:textId="41159054" w:rsidR="3EA763A9" w:rsidRPr="00BD3D3C" w:rsidRDefault="3EA763A9" w:rsidP="5F2C9D75">
      <w:pPr>
        <w:pStyle w:val="Heading3"/>
        <w:spacing w:line="278" w:lineRule="auto"/>
        <w:rPr>
          <w:lang w:val="pl-PL"/>
        </w:rPr>
      </w:pPr>
      <w:r w:rsidRPr="00BD3D3C">
        <w:rPr>
          <w:rFonts w:ascii="Aptos" w:eastAsia="Aptos" w:hAnsi="Aptos" w:cs="Aptos"/>
          <w:b/>
          <w:bCs/>
          <w:lang w:val="pl-PL"/>
        </w:rPr>
        <w:t xml:space="preserve"> </w:t>
      </w:r>
    </w:p>
    <w:p w14:paraId="15F1BA74" w14:textId="516B652A" w:rsidR="3EA763A9" w:rsidRPr="00BD3D3C" w:rsidRDefault="3EA763A9" w:rsidP="5F2C9D75">
      <w:pPr>
        <w:pStyle w:val="Heading3"/>
        <w:spacing w:line="278" w:lineRule="auto"/>
        <w:rPr>
          <w:lang w:val="pl-PL"/>
        </w:rPr>
      </w:pPr>
      <w:r w:rsidRPr="5F2C9D75">
        <w:rPr>
          <w:rFonts w:ascii="Aptos" w:eastAsia="Aptos" w:hAnsi="Aptos" w:cs="Aptos"/>
          <w:b/>
          <w:bCs/>
          <w:lang w:val="pl"/>
        </w:rPr>
        <w:t xml:space="preserve">Wniosek </w:t>
      </w:r>
    </w:p>
    <w:p w14:paraId="650EB34D" w14:textId="73CEEC79" w:rsidR="3EA763A9" w:rsidRPr="00BD3D3C" w:rsidRDefault="3EA763A9" w:rsidP="5F2C9D75">
      <w:pPr>
        <w:spacing w:line="278" w:lineRule="auto"/>
        <w:rPr>
          <w:lang w:val="pl-PL"/>
        </w:rPr>
      </w:pPr>
      <w:r w:rsidRPr="00BD3D3C">
        <w:rPr>
          <w:rFonts w:ascii="Aptos" w:eastAsia="Aptos" w:hAnsi="Aptos" w:cs="Aptos"/>
          <w:sz w:val="28"/>
          <w:szCs w:val="28"/>
          <w:lang w:val="pl-PL"/>
        </w:rPr>
        <w:t>Nie należy traktować negocjacji wyłącznie jako momentu odnowienia kontraktu. Jeżeli koszt kategorii spada w trakcie obowiązywania umowy, kupiec powinien wrócić do rozmowy z dostawcą. Standard negocjacyjny powinien być oparty na zmianie ekonomiki kategorii, a nie wyłącznie na kalendarzu kontraktowym.</w:t>
      </w:r>
    </w:p>
    <w:p w14:paraId="3471C9B8" w14:textId="4A7BC6D2" w:rsidR="5F2C9D75" w:rsidRPr="00BD3D3C" w:rsidRDefault="5F2C9D75" w:rsidP="5F2C9D75">
      <w:pPr>
        <w:spacing w:line="278" w:lineRule="auto"/>
        <w:rPr>
          <w:lang w:val="pl-PL"/>
        </w:rPr>
      </w:pPr>
    </w:p>
    <w:p w14:paraId="69444265" w14:textId="1ED7C304" w:rsidR="3EA763A9" w:rsidRPr="00BD3D3C" w:rsidRDefault="3EA763A9" w:rsidP="5F2C9D75">
      <w:pPr>
        <w:spacing w:line="278" w:lineRule="auto"/>
        <w:rPr>
          <w:lang w:val="pl-PL"/>
        </w:rPr>
      </w:pPr>
      <w:r w:rsidRPr="5F2C9D75">
        <w:rPr>
          <w:rFonts w:ascii="Aptos" w:eastAsia="Aptos" w:hAnsi="Aptos" w:cs="Aptos"/>
          <w:sz w:val="28"/>
          <w:szCs w:val="28"/>
          <w:lang w:val="pl"/>
        </w:rPr>
        <w:t xml:space="preserve"> </w:t>
      </w:r>
    </w:p>
    <w:p w14:paraId="497E8E46" w14:textId="7C9EFBC2" w:rsidR="3EA763A9" w:rsidRPr="0016266A" w:rsidRDefault="3EA763A9" w:rsidP="5F2C9D75">
      <w:pPr>
        <w:spacing w:before="240" w:after="240"/>
        <w:rPr>
          <w:lang w:val="pl-PL"/>
        </w:rPr>
      </w:pPr>
      <w:r w:rsidRPr="5F2C9D75">
        <w:rPr>
          <w:rFonts w:ascii="Aptos" w:eastAsia="Aptos" w:hAnsi="Aptos" w:cs="Aptos"/>
          <w:b/>
          <w:bCs/>
          <w:sz w:val="28"/>
          <w:szCs w:val="28"/>
          <w:lang w:val="pl"/>
        </w:rPr>
        <w:t>Scenariusz B – koszty kategorii rosną</w:t>
      </w:r>
    </w:p>
    <w:p w14:paraId="0C2F1A54" w14:textId="46A7FDE8" w:rsidR="3EA763A9" w:rsidRPr="0016266A" w:rsidRDefault="3EA763A9" w:rsidP="5F2C9D75">
      <w:pPr>
        <w:spacing w:before="240" w:after="240"/>
        <w:rPr>
          <w:lang w:val="pl-PL"/>
        </w:rPr>
      </w:pPr>
      <w:r w:rsidRPr="5F2C9D75">
        <w:rPr>
          <w:rFonts w:ascii="Aptos" w:eastAsia="Aptos" w:hAnsi="Aptos" w:cs="Aptos"/>
          <w:sz w:val="28"/>
          <w:szCs w:val="28"/>
          <w:lang w:val="pl"/>
        </w:rPr>
        <w:t>Dane</w:t>
      </w:r>
    </w:p>
    <w:p w14:paraId="2010A8E1" w14:textId="355E9190" w:rsidR="3EA763A9" w:rsidRDefault="3EA763A9" w:rsidP="5F2C9D75">
      <w:pPr>
        <w:pStyle w:val="ListParagraph"/>
        <w:numPr>
          <w:ilvl w:val="0"/>
          <w:numId w:val="15"/>
        </w:numPr>
        <w:spacing w:after="0"/>
        <w:rPr>
          <w:rFonts w:ascii="Aptos" w:eastAsia="Aptos" w:hAnsi="Aptos" w:cs="Aptos"/>
          <w:sz w:val="28"/>
          <w:szCs w:val="28"/>
          <w:lang w:val="pl"/>
        </w:rPr>
      </w:pPr>
      <w:r w:rsidRPr="5F2C9D75">
        <w:rPr>
          <w:rFonts w:ascii="Aptos" w:eastAsia="Aptos" w:hAnsi="Aptos" w:cs="Aptos"/>
          <w:sz w:val="28"/>
          <w:szCs w:val="28"/>
          <w:lang w:val="pl"/>
        </w:rPr>
        <w:t>cena kontraktowa: 100 PLN / jednostkę</w:t>
      </w:r>
    </w:p>
    <w:p w14:paraId="0B76D1BD" w14:textId="1A2B5627" w:rsidR="3EA763A9" w:rsidRDefault="3EA763A9" w:rsidP="5F2C9D75">
      <w:pPr>
        <w:pStyle w:val="ListParagraph"/>
        <w:numPr>
          <w:ilvl w:val="0"/>
          <w:numId w:val="15"/>
        </w:numPr>
        <w:spacing w:after="0"/>
        <w:rPr>
          <w:rFonts w:ascii="Aptos" w:eastAsia="Aptos" w:hAnsi="Aptos" w:cs="Aptos"/>
          <w:sz w:val="28"/>
          <w:szCs w:val="28"/>
          <w:lang w:val="pl"/>
        </w:rPr>
      </w:pPr>
      <w:r w:rsidRPr="5F2C9D75">
        <w:rPr>
          <w:rFonts w:ascii="Aptos" w:eastAsia="Aptos" w:hAnsi="Aptos" w:cs="Aptos"/>
          <w:sz w:val="28"/>
          <w:szCs w:val="28"/>
          <w:lang w:val="pl"/>
        </w:rPr>
        <w:t>dostawca wnioskuje o nową cenę: 112 PLN / jednostkę</w:t>
      </w:r>
    </w:p>
    <w:p w14:paraId="571AAE4F" w14:textId="313D41B3" w:rsidR="3EA763A9" w:rsidRDefault="3EA763A9" w:rsidP="5F2C9D75">
      <w:pPr>
        <w:pStyle w:val="ListParagraph"/>
        <w:numPr>
          <w:ilvl w:val="0"/>
          <w:numId w:val="15"/>
        </w:numPr>
        <w:spacing w:after="0"/>
        <w:rPr>
          <w:rFonts w:ascii="Aptos" w:eastAsia="Aptos" w:hAnsi="Aptos" w:cs="Aptos"/>
          <w:sz w:val="28"/>
          <w:szCs w:val="28"/>
          <w:lang w:val="pl"/>
        </w:rPr>
      </w:pPr>
      <w:r w:rsidRPr="5F2C9D75">
        <w:rPr>
          <w:rFonts w:ascii="Aptos" w:eastAsia="Aptos" w:hAnsi="Aptos" w:cs="Aptos"/>
          <w:sz w:val="28"/>
          <w:szCs w:val="28"/>
          <w:lang w:val="pl"/>
        </w:rPr>
        <w:lastRenderedPageBreak/>
        <w:t>aktualny koszt zasadny kategorii: 106 PLN / jednostkę</w:t>
      </w:r>
    </w:p>
    <w:p w14:paraId="063720E8" w14:textId="5FDCB130" w:rsidR="3EA763A9" w:rsidRDefault="3EA763A9" w:rsidP="5F2C9D75">
      <w:pPr>
        <w:pStyle w:val="ListParagraph"/>
        <w:numPr>
          <w:ilvl w:val="0"/>
          <w:numId w:val="15"/>
        </w:numPr>
        <w:spacing w:after="0"/>
        <w:rPr>
          <w:rFonts w:ascii="Aptos" w:eastAsia="Aptos" w:hAnsi="Aptos" w:cs="Aptos"/>
          <w:sz w:val="28"/>
          <w:szCs w:val="28"/>
          <w:lang w:val="pl"/>
        </w:rPr>
      </w:pPr>
      <w:r w:rsidRPr="5F2C9D75">
        <w:rPr>
          <w:rFonts w:ascii="Aptos" w:eastAsia="Aptos" w:hAnsi="Aptos" w:cs="Aptos"/>
          <w:sz w:val="28"/>
          <w:szCs w:val="28"/>
          <w:lang w:val="pl"/>
        </w:rPr>
        <w:t>zmiana kosztu kategorii w ostatnich 4 miesiącach: +6%</w:t>
      </w:r>
    </w:p>
    <w:p w14:paraId="0C26C232" w14:textId="4C0ED667" w:rsidR="3EA763A9" w:rsidRDefault="3EA763A9" w:rsidP="5F2C9D75">
      <w:pPr>
        <w:pStyle w:val="ListParagraph"/>
        <w:numPr>
          <w:ilvl w:val="0"/>
          <w:numId w:val="15"/>
        </w:numPr>
        <w:spacing w:after="0"/>
        <w:rPr>
          <w:rFonts w:ascii="Aptos" w:eastAsia="Aptos" w:hAnsi="Aptos" w:cs="Aptos"/>
          <w:sz w:val="28"/>
          <w:szCs w:val="28"/>
          <w:lang w:val="pl"/>
        </w:rPr>
      </w:pPr>
      <w:r w:rsidRPr="5F2C9D75">
        <w:rPr>
          <w:rFonts w:ascii="Aptos" w:eastAsia="Aptos" w:hAnsi="Aptos" w:cs="Aptos"/>
          <w:sz w:val="28"/>
          <w:szCs w:val="28"/>
          <w:lang w:val="pl"/>
        </w:rPr>
        <w:t>udział energii i transportu w całkowitym koszcie: 22%</w:t>
      </w:r>
    </w:p>
    <w:p w14:paraId="65F8F366" w14:textId="1E8F68C8" w:rsidR="3EA763A9" w:rsidRDefault="3EA763A9" w:rsidP="5F2C9D75">
      <w:pPr>
        <w:pStyle w:val="ListParagraph"/>
        <w:numPr>
          <w:ilvl w:val="0"/>
          <w:numId w:val="15"/>
        </w:numPr>
        <w:spacing w:after="0"/>
        <w:rPr>
          <w:rFonts w:ascii="Aptos" w:eastAsia="Aptos" w:hAnsi="Aptos" w:cs="Aptos"/>
          <w:sz w:val="28"/>
          <w:szCs w:val="28"/>
          <w:lang w:val="pl"/>
        </w:rPr>
      </w:pPr>
      <w:r w:rsidRPr="5F2C9D75">
        <w:rPr>
          <w:rFonts w:ascii="Aptos" w:eastAsia="Aptos" w:hAnsi="Aptos" w:cs="Aptos"/>
          <w:sz w:val="28"/>
          <w:szCs w:val="28"/>
          <w:lang w:val="pl"/>
        </w:rPr>
        <w:t>wzrost oczekiwany przez dostawcę: +12%</w:t>
      </w:r>
    </w:p>
    <w:p w14:paraId="69FBB515" w14:textId="603309E4" w:rsidR="5F2C9D75" w:rsidRDefault="5F2C9D75" w:rsidP="5F2C9D75">
      <w:pPr>
        <w:spacing w:line="278" w:lineRule="auto"/>
        <w:rPr>
          <w:rFonts w:ascii="Aptos" w:eastAsia="Aptos" w:hAnsi="Aptos" w:cs="Aptos"/>
          <w:b/>
          <w:bCs/>
          <w:sz w:val="28"/>
          <w:szCs w:val="28"/>
          <w:lang w:val="pl"/>
        </w:rPr>
      </w:pPr>
    </w:p>
    <w:p w14:paraId="6A2FA0AA" w14:textId="21F3FBCB" w:rsidR="3EA763A9" w:rsidRPr="0016266A" w:rsidRDefault="3EA763A9" w:rsidP="5F2C9D75">
      <w:pPr>
        <w:spacing w:line="278" w:lineRule="auto"/>
        <w:rPr>
          <w:lang w:val="pl-PL"/>
        </w:rPr>
      </w:pPr>
      <w:r w:rsidRPr="5F2C9D75">
        <w:rPr>
          <w:rFonts w:ascii="Aptos" w:eastAsia="Aptos" w:hAnsi="Aptos" w:cs="Aptos"/>
          <w:b/>
          <w:bCs/>
          <w:sz w:val="28"/>
          <w:szCs w:val="28"/>
          <w:lang w:val="pl"/>
        </w:rPr>
        <w:t>1. Czy wzrost ceny żądany przez dostawcę wydaje się w pełni uzasadniony? Dlaczego?</w:t>
      </w:r>
    </w:p>
    <w:p w14:paraId="4E4246E4" w14:textId="7E5B6C10" w:rsidR="3EA763A9" w:rsidRPr="0016266A" w:rsidRDefault="3EA763A9" w:rsidP="5F2C9D75">
      <w:pPr>
        <w:spacing w:line="278" w:lineRule="auto"/>
        <w:rPr>
          <w:lang w:val="pl-PL"/>
        </w:rPr>
      </w:pPr>
      <w:r w:rsidRPr="0016266A">
        <w:rPr>
          <w:rFonts w:ascii="Aptos" w:eastAsia="Aptos" w:hAnsi="Aptos" w:cs="Aptos"/>
          <w:sz w:val="28"/>
          <w:szCs w:val="28"/>
          <w:lang w:val="pl-PL"/>
        </w:rPr>
        <w:t>Nie w pełni. Koszt zasadny kategorii wzrósł o 6%, natomiast dostawca oczekuje podwyżki o 12%. Już na pierwszy rzut oka widać więc, że oczekiwany wzrost ceny jest istotnie wyższy niż skala wzrostu kosztu kategorii.</w:t>
      </w:r>
    </w:p>
    <w:p w14:paraId="4735CFF5" w14:textId="73EBAE25" w:rsidR="3EA763A9" w:rsidRPr="0016266A" w:rsidRDefault="3EA763A9" w:rsidP="5F2C9D75">
      <w:pPr>
        <w:spacing w:line="278" w:lineRule="auto"/>
        <w:rPr>
          <w:lang w:val="pl-PL"/>
        </w:rPr>
      </w:pPr>
      <w:r w:rsidRPr="0016266A">
        <w:rPr>
          <w:rFonts w:ascii="Aptos" w:eastAsia="Aptos" w:hAnsi="Aptos" w:cs="Aptos"/>
          <w:b/>
          <w:bCs/>
          <w:sz w:val="28"/>
          <w:szCs w:val="28"/>
          <w:lang w:val="pl-PL"/>
        </w:rPr>
        <w:t xml:space="preserve"> </w:t>
      </w:r>
    </w:p>
    <w:p w14:paraId="04BA29D6" w14:textId="2DF5BE1F" w:rsidR="3EA763A9" w:rsidRPr="0016266A" w:rsidRDefault="3EA763A9" w:rsidP="5F2C9D75">
      <w:pPr>
        <w:spacing w:line="278" w:lineRule="auto"/>
        <w:rPr>
          <w:lang w:val="pl-PL"/>
        </w:rPr>
      </w:pPr>
      <w:r w:rsidRPr="5F2C9D75">
        <w:rPr>
          <w:rFonts w:ascii="Aptos" w:eastAsia="Aptos" w:hAnsi="Aptos" w:cs="Aptos"/>
          <w:b/>
          <w:bCs/>
          <w:sz w:val="28"/>
          <w:szCs w:val="28"/>
          <w:lang w:val="pl"/>
        </w:rPr>
        <w:t>2. Co należałoby zweryfikować przed akceptacją podwyżki?</w:t>
      </w:r>
    </w:p>
    <w:p w14:paraId="154952A7" w14:textId="21ECA0B6" w:rsidR="3EA763A9" w:rsidRPr="0016266A" w:rsidRDefault="3EA763A9" w:rsidP="5F2C9D75">
      <w:pPr>
        <w:spacing w:line="278" w:lineRule="auto"/>
        <w:rPr>
          <w:lang w:val="pl-PL"/>
        </w:rPr>
      </w:pPr>
      <w:r w:rsidRPr="0016266A">
        <w:rPr>
          <w:rFonts w:ascii="Aptos" w:eastAsia="Aptos" w:hAnsi="Aptos" w:cs="Aptos"/>
          <w:sz w:val="28"/>
          <w:szCs w:val="28"/>
          <w:lang w:val="pl-PL"/>
        </w:rPr>
        <w:t>Należy zweryfikować, które elementy kosztu rzeczywiście wzrosły i w jakiej skali, czy wzrost dotyczy całej struktury kosztowej czy tylko wybranych pozycji oraz czy dostawca nie próbuje przenieść na klienta większej podwyżki, niż wynika to z realnych zmian rynkowych. Warto też sprawdzić, jaki udział w koszcie mają energia i transport oraz czy ich wzrost uzasadnia tak wysoką zmianę ceny końcowej.</w:t>
      </w:r>
    </w:p>
    <w:p w14:paraId="75A1218D" w14:textId="3FBEAEF2" w:rsidR="3EA763A9" w:rsidRPr="0016266A" w:rsidRDefault="3EA763A9" w:rsidP="5F2C9D75">
      <w:pPr>
        <w:spacing w:line="278" w:lineRule="auto"/>
        <w:rPr>
          <w:lang w:val="pl-PL"/>
        </w:rPr>
      </w:pPr>
      <w:r w:rsidRPr="0016266A">
        <w:rPr>
          <w:rFonts w:ascii="Aptos" w:eastAsia="Aptos" w:hAnsi="Aptos" w:cs="Aptos"/>
          <w:b/>
          <w:bCs/>
          <w:sz w:val="28"/>
          <w:szCs w:val="28"/>
          <w:lang w:val="pl-PL"/>
        </w:rPr>
        <w:t xml:space="preserve"> </w:t>
      </w:r>
    </w:p>
    <w:p w14:paraId="7B531FB4" w14:textId="692A9D9D" w:rsidR="3EA763A9" w:rsidRPr="0016266A" w:rsidRDefault="3EA763A9" w:rsidP="5F2C9D75">
      <w:pPr>
        <w:spacing w:line="278" w:lineRule="auto"/>
        <w:rPr>
          <w:lang w:val="pl-PL"/>
        </w:rPr>
      </w:pPr>
      <w:r w:rsidRPr="5F2C9D75">
        <w:rPr>
          <w:rFonts w:ascii="Aptos" w:eastAsia="Aptos" w:hAnsi="Aptos" w:cs="Aptos"/>
          <w:b/>
          <w:bCs/>
          <w:sz w:val="28"/>
          <w:szCs w:val="28"/>
          <w:lang w:val="pl"/>
        </w:rPr>
        <w:t>3. Jaki ruch rekomendujesz? Zaznacz jedną odpowiedź:</w:t>
      </w:r>
    </w:p>
    <w:p w14:paraId="177BF3A9" w14:textId="197528A0" w:rsidR="3EA763A9" w:rsidRDefault="3EA763A9" w:rsidP="5F2C9D75">
      <w:pPr>
        <w:pStyle w:val="ListParagraph"/>
        <w:numPr>
          <w:ilvl w:val="0"/>
          <w:numId w:val="14"/>
        </w:numPr>
        <w:spacing w:after="0"/>
        <w:rPr>
          <w:rFonts w:ascii="Aptos" w:eastAsia="Aptos" w:hAnsi="Aptos" w:cs="Aptos"/>
          <w:sz w:val="28"/>
          <w:szCs w:val="28"/>
          <w:lang w:val="pl"/>
        </w:rPr>
      </w:pPr>
      <w:r w:rsidRPr="5F2C9D75">
        <w:rPr>
          <w:rFonts w:ascii="Aptos" w:eastAsia="Aptos" w:hAnsi="Aptos" w:cs="Aptos"/>
          <w:sz w:val="28"/>
          <w:szCs w:val="28"/>
          <w:lang w:val="pl"/>
        </w:rPr>
        <w:t>akceptuję podwyżkę w całości</w:t>
      </w:r>
    </w:p>
    <w:p w14:paraId="774828E4" w14:textId="049834F9" w:rsidR="3EA763A9" w:rsidRDefault="3EA763A9" w:rsidP="5F2C9D75">
      <w:pPr>
        <w:pStyle w:val="ListParagraph"/>
        <w:numPr>
          <w:ilvl w:val="0"/>
          <w:numId w:val="14"/>
        </w:numPr>
        <w:spacing w:after="0"/>
        <w:rPr>
          <w:rFonts w:ascii="Aptos" w:eastAsia="Aptos" w:hAnsi="Aptos" w:cs="Aptos"/>
          <w:sz w:val="28"/>
          <w:szCs w:val="28"/>
          <w:lang w:val="pl"/>
        </w:rPr>
      </w:pPr>
      <w:r w:rsidRPr="5F2C9D75">
        <w:rPr>
          <w:rFonts w:ascii="Aptos" w:eastAsia="Aptos" w:hAnsi="Aptos" w:cs="Aptos"/>
          <w:sz w:val="28"/>
          <w:szCs w:val="28"/>
          <w:lang w:val="pl"/>
        </w:rPr>
        <w:t>odrzucam podwyżkę w całości</w:t>
      </w:r>
    </w:p>
    <w:p w14:paraId="620D612B" w14:textId="38E8AC4D" w:rsidR="3EA763A9" w:rsidRDefault="3EA763A9" w:rsidP="5F2C9D75">
      <w:pPr>
        <w:pStyle w:val="ListParagraph"/>
        <w:numPr>
          <w:ilvl w:val="0"/>
          <w:numId w:val="14"/>
        </w:numPr>
        <w:spacing w:after="0"/>
        <w:rPr>
          <w:rFonts w:ascii="Aptos" w:eastAsia="Aptos" w:hAnsi="Aptos" w:cs="Aptos"/>
          <w:b/>
          <w:bCs/>
          <w:sz w:val="28"/>
          <w:szCs w:val="28"/>
          <w:u w:val="single"/>
          <w:lang w:val="pl"/>
        </w:rPr>
      </w:pPr>
      <w:r w:rsidRPr="5F2C9D75">
        <w:rPr>
          <w:rFonts w:ascii="Aptos" w:eastAsia="Aptos" w:hAnsi="Aptos" w:cs="Aptos"/>
          <w:b/>
          <w:bCs/>
          <w:sz w:val="28"/>
          <w:szCs w:val="28"/>
          <w:u w:val="single"/>
          <w:lang w:val="pl"/>
        </w:rPr>
        <w:t>negocjuję skalę podwyżki</w:t>
      </w:r>
    </w:p>
    <w:p w14:paraId="68F4887D" w14:textId="2734213E" w:rsidR="3EA763A9" w:rsidRDefault="3EA763A9" w:rsidP="5F2C9D75">
      <w:pPr>
        <w:pStyle w:val="ListParagraph"/>
        <w:numPr>
          <w:ilvl w:val="0"/>
          <w:numId w:val="14"/>
        </w:numPr>
        <w:spacing w:after="0"/>
        <w:rPr>
          <w:rFonts w:ascii="Aptos" w:eastAsia="Aptos" w:hAnsi="Aptos" w:cs="Aptos"/>
          <w:sz w:val="28"/>
          <w:szCs w:val="28"/>
          <w:lang w:val="pl"/>
        </w:rPr>
      </w:pPr>
      <w:r w:rsidRPr="5F2C9D75">
        <w:rPr>
          <w:rFonts w:ascii="Aptos" w:eastAsia="Aptos" w:hAnsi="Aptos" w:cs="Aptos"/>
          <w:sz w:val="28"/>
          <w:szCs w:val="28"/>
          <w:lang w:val="pl"/>
        </w:rPr>
        <w:t>odkładam decyzję i prosimy o więcej danych</w:t>
      </w:r>
    </w:p>
    <w:p w14:paraId="7280BDAB" w14:textId="1B3AF49B" w:rsidR="5F2C9D75" w:rsidRDefault="5F2C9D75" w:rsidP="5F2C9D75">
      <w:pPr>
        <w:spacing w:line="278" w:lineRule="auto"/>
        <w:rPr>
          <w:rFonts w:ascii="Aptos" w:eastAsia="Aptos" w:hAnsi="Aptos" w:cs="Aptos"/>
          <w:b/>
          <w:bCs/>
          <w:sz w:val="28"/>
          <w:szCs w:val="28"/>
          <w:lang w:val="pl"/>
        </w:rPr>
      </w:pPr>
    </w:p>
    <w:p w14:paraId="65B51311" w14:textId="13F178DF" w:rsidR="3EA763A9" w:rsidRPr="0016266A" w:rsidRDefault="3EA763A9" w:rsidP="5F2C9D75">
      <w:pPr>
        <w:spacing w:line="278" w:lineRule="auto"/>
        <w:rPr>
          <w:lang w:val="pl-PL"/>
        </w:rPr>
      </w:pPr>
      <w:r w:rsidRPr="5F2C9D75">
        <w:rPr>
          <w:rFonts w:ascii="Aptos" w:eastAsia="Aptos" w:hAnsi="Aptos" w:cs="Aptos"/>
          <w:b/>
          <w:bCs/>
          <w:sz w:val="28"/>
          <w:szCs w:val="28"/>
          <w:lang w:val="pl"/>
        </w:rPr>
        <w:t>4. Jakimi 2 zdaniami odpowiesz dostawcy?</w:t>
      </w:r>
    </w:p>
    <w:p w14:paraId="1D7A7B35" w14:textId="73224F10" w:rsidR="3EA763A9" w:rsidRPr="0016266A" w:rsidRDefault="3EA763A9" w:rsidP="5F2C9D75">
      <w:pPr>
        <w:spacing w:before="240" w:after="240"/>
        <w:rPr>
          <w:lang w:val="pl-PL"/>
        </w:rPr>
      </w:pPr>
      <w:r w:rsidRPr="0016266A">
        <w:rPr>
          <w:rFonts w:ascii="Aptos" w:eastAsia="Aptos" w:hAnsi="Aptos" w:cs="Aptos"/>
          <w:sz w:val="28"/>
          <w:szCs w:val="28"/>
          <w:lang w:val="pl-PL"/>
        </w:rPr>
        <w:t>Rozumiemy, że część kosztów w kategorii wzrosła, jednak z naszych danych wynika, że skala wzrostu nie uzasadnia podwyżki na poziomie 12%. Jesteśmy gotowi rozmawiać o korekcie ceny, ale oczekujemy dopasowania jej do rzeczywistej zmiany kosztów.</w:t>
      </w:r>
    </w:p>
    <w:p w14:paraId="28D2BAE6" w14:textId="7E8C0B9B" w:rsidR="3EA763A9" w:rsidRPr="0016266A" w:rsidRDefault="3EA763A9" w:rsidP="5F2C9D75">
      <w:pPr>
        <w:spacing w:before="240" w:after="240"/>
        <w:rPr>
          <w:lang w:val="pl-PL"/>
        </w:rPr>
      </w:pPr>
      <w:r w:rsidRPr="5F2C9D75">
        <w:rPr>
          <w:rFonts w:ascii="Aptos" w:eastAsia="Aptos" w:hAnsi="Aptos" w:cs="Aptos"/>
          <w:sz w:val="28"/>
          <w:szCs w:val="28"/>
          <w:lang w:val="pl"/>
        </w:rPr>
        <w:lastRenderedPageBreak/>
        <w:t xml:space="preserve"> </w:t>
      </w:r>
    </w:p>
    <w:p w14:paraId="4E3D5335" w14:textId="60C6DE1B" w:rsidR="3EA763A9" w:rsidRDefault="3EA763A9" w:rsidP="5F2C9D75">
      <w:pPr>
        <w:pStyle w:val="Heading3"/>
        <w:spacing w:line="278" w:lineRule="auto"/>
        <w:rPr>
          <w:rFonts w:ascii="Aptos" w:eastAsia="Aptos" w:hAnsi="Aptos" w:cs="Aptos"/>
          <w:b/>
          <w:bCs/>
          <w:lang w:val="pl"/>
        </w:rPr>
      </w:pPr>
      <w:r w:rsidRPr="5F2C9D75">
        <w:rPr>
          <w:rFonts w:eastAsiaTheme="minorEastAsia" w:cstheme="minorBidi"/>
          <w:b/>
          <w:bCs/>
          <w:color w:val="auto"/>
          <w:lang w:val="pl"/>
        </w:rPr>
        <w:t xml:space="preserve">Wniosek </w:t>
      </w:r>
    </w:p>
    <w:p w14:paraId="5C4C76D9" w14:textId="74EEFC99" w:rsidR="3EA763A9" w:rsidRPr="0016266A" w:rsidRDefault="3EA763A9" w:rsidP="5F2C9D75">
      <w:pPr>
        <w:pStyle w:val="Heading2"/>
        <w:spacing w:line="278" w:lineRule="auto"/>
        <w:rPr>
          <w:rFonts w:ascii="Aptos" w:eastAsia="Aptos" w:hAnsi="Aptos" w:cs="Aptos"/>
          <w:sz w:val="28"/>
          <w:szCs w:val="28"/>
          <w:lang w:val="pl-PL"/>
        </w:rPr>
      </w:pPr>
      <w:r w:rsidRPr="0016266A">
        <w:rPr>
          <w:rFonts w:asciiTheme="minorHAnsi" w:eastAsiaTheme="minorEastAsia" w:hAnsiTheme="minorHAnsi" w:cstheme="minorBidi"/>
          <w:color w:val="auto"/>
          <w:sz w:val="28"/>
          <w:szCs w:val="28"/>
          <w:lang w:val="pl-PL"/>
        </w:rPr>
        <w:t>Wzrost kosztów kategorii nie oznacza automatycznej akceptacji każdej podwyżki zgłaszanej przez dostawcę. Zadaniem kupca jest ocena zasadności i skali tej zmiany. Standard negocjacyjny polega tu na oddzieleniu realnego wzrostu kosztu od próby poprawy marży po stronie dostawcy.</w:t>
      </w:r>
    </w:p>
    <w:p w14:paraId="29782EAE" w14:textId="70324701" w:rsidR="3EA763A9" w:rsidRPr="0016266A" w:rsidRDefault="3EA763A9" w:rsidP="5F2C9D75">
      <w:pPr>
        <w:pStyle w:val="Heading2"/>
        <w:spacing w:line="278" w:lineRule="auto"/>
        <w:rPr>
          <w:lang w:val="pl-PL"/>
        </w:rPr>
      </w:pPr>
      <w:r w:rsidRPr="0016266A">
        <w:rPr>
          <w:rFonts w:ascii="Aptos" w:eastAsia="Aptos" w:hAnsi="Aptos" w:cs="Aptos"/>
          <w:b/>
          <w:bCs/>
          <w:sz w:val="28"/>
          <w:szCs w:val="28"/>
          <w:lang w:val="pl-PL"/>
        </w:rPr>
        <w:t xml:space="preserve"> </w:t>
      </w:r>
    </w:p>
    <w:p w14:paraId="36CE1FA5" w14:textId="79ECB576" w:rsidR="5F2C9D75" w:rsidRPr="0016266A" w:rsidRDefault="5F2C9D75" w:rsidP="5F2C9D75">
      <w:pPr>
        <w:spacing w:line="278" w:lineRule="auto"/>
        <w:rPr>
          <w:lang w:val="pl-PL"/>
        </w:rPr>
      </w:pPr>
    </w:p>
    <w:p w14:paraId="6DF3A33D" w14:textId="4BD01387" w:rsidR="3EA763A9" w:rsidRPr="0016266A" w:rsidRDefault="3EA763A9" w:rsidP="5F2C9D75">
      <w:pPr>
        <w:spacing w:line="278" w:lineRule="auto"/>
        <w:rPr>
          <w:lang w:val="pl-PL"/>
        </w:rPr>
      </w:pPr>
      <w:r w:rsidRPr="5F2C9D75">
        <w:rPr>
          <w:rFonts w:ascii="Aptos" w:eastAsia="Aptos" w:hAnsi="Aptos" w:cs="Aptos"/>
          <w:b/>
          <w:bCs/>
          <w:sz w:val="28"/>
          <w:szCs w:val="28"/>
          <w:lang w:val="pl"/>
        </w:rPr>
        <w:t xml:space="preserve"> </w:t>
      </w:r>
    </w:p>
    <w:p w14:paraId="6D4DCFCF" w14:textId="7CADF596" w:rsidR="5F2C9D75" w:rsidRDefault="5F2C9D75" w:rsidP="5F2C9D75">
      <w:pPr>
        <w:pStyle w:val="Heading3"/>
        <w:spacing w:line="278" w:lineRule="auto"/>
        <w:rPr>
          <w:rFonts w:eastAsiaTheme="minorEastAsia" w:cstheme="minorBidi"/>
          <w:b/>
          <w:bCs/>
          <w:color w:val="auto"/>
          <w:lang w:val="pl"/>
        </w:rPr>
      </w:pPr>
    </w:p>
    <w:p w14:paraId="22F1E128" w14:textId="5BCF8CE1" w:rsidR="5F2C9D75" w:rsidRPr="0016266A" w:rsidRDefault="5F2C9D75">
      <w:pPr>
        <w:rPr>
          <w:lang w:val="pl-PL"/>
        </w:rPr>
      </w:pPr>
      <w:r w:rsidRPr="0016266A">
        <w:rPr>
          <w:lang w:val="pl-PL"/>
        </w:rPr>
        <w:br w:type="page"/>
      </w:r>
    </w:p>
    <w:p w14:paraId="6AFF47B2" w14:textId="3BB30130" w:rsidR="3EA763A9" w:rsidRDefault="3EA763A9" w:rsidP="5F2C9D75">
      <w:pPr>
        <w:pStyle w:val="Heading3"/>
        <w:spacing w:line="278" w:lineRule="auto"/>
        <w:rPr>
          <w:rFonts w:eastAsiaTheme="minorEastAsia" w:cstheme="minorBidi"/>
          <w:b/>
          <w:bCs/>
          <w:color w:val="auto"/>
          <w:lang w:val="pl"/>
        </w:rPr>
      </w:pPr>
      <w:r w:rsidRPr="5F2C9D75">
        <w:rPr>
          <w:rFonts w:eastAsiaTheme="minorEastAsia" w:cstheme="minorBidi"/>
          <w:b/>
          <w:bCs/>
          <w:color w:val="auto"/>
          <w:lang w:val="pl"/>
        </w:rPr>
        <w:lastRenderedPageBreak/>
        <w:t>Ćwiczenie 2</w:t>
      </w:r>
    </w:p>
    <w:p w14:paraId="37A06F13" w14:textId="516FDED2" w:rsidR="3EA763A9" w:rsidRDefault="3EA763A9" w:rsidP="5F2C9D75">
      <w:pPr>
        <w:pStyle w:val="Heading3"/>
        <w:spacing w:line="278" w:lineRule="auto"/>
        <w:rPr>
          <w:rFonts w:eastAsiaTheme="minorEastAsia" w:cstheme="minorBidi"/>
          <w:b/>
          <w:bCs/>
          <w:color w:val="auto"/>
          <w:lang w:val="pl"/>
        </w:rPr>
      </w:pPr>
      <w:r w:rsidRPr="5F2C9D75">
        <w:rPr>
          <w:rFonts w:eastAsiaTheme="minorEastAsia" w:cstheme="minorBidi"/>
          <w:b/>
          <w:bCs/>
          <w:color w:val="auto"/>
          <w:lang w:val="pl"/>
        </w:rPr>
        <w:t>Jak wykorzystać prognozę kosztów do decyzji zakupowej</w:t>
      </w:r>
    </w:p>
    <w:p w14:paraId="1398976E" w14:textId="7344D343" w:rsidR="3EA763A9" w:rsidRDefault="3EA763A9" w:rsidP="5F2C9D75">
      <w:pPr>
        <w:pStyle w:val="Heading3"/>
        <w:spacing w:line="278" w:lineRule="auto"/>
        <w:rPr>
          <w:rFonts w:eastAsiaTheme="minorEastAsia" w:cstheme="minorBidi"/>
          <w:color w:val="auto"/>
          <w:lang w:val="pl"/>
        </w:rPr>
      </w:pPr>
      <w:r w:rsidRPr="5F2C9D75">
        <w:rPr>
          <w:rFonts w:eastAsiaTheme="minorEastAsia" w:cstheme="minorBidi"/>
          <w:color w:val="auto"/>
          <w:lang w:val="pl"/>
        </w:rPr>
        <w:t>Opis sytuacji</w:t>
      </w:r>
    </w:p>
    <w:p w14:paraId="6A3EBF57" w14:textId="2AA35E9F" w:rsidR="3EA763A9" w:rsidRPr="0016266A" w:rsidRDefault="3EA763A9" w:rsidP="5F2C9D75">
      <w:pPr>
        <w:spacing w:line="278" w:lineRule="auto"/>
        <w:rPr>
          <w:lang w:val="pl-PL"/>
        </w:rPr>
      </w:pPr>
      <w:r w:rsidRPr="5F2C9D75">
        <w:rPr>
          <w:rFonts w:ascii="Aptos" w:eastAsia="Aptos" w:hAnsi="Aptos" w:cs="Aptos"/>
          <w:sz w:val="28"/>
          <w:szCs w:val="28"/>
          <w:lang w:val="pl"/>
        </w:rPr>
        <w:t>Twoim zadaniem jest ocenić, czy prognoza kosztów powinna wpłynąć na decyzję zakupową. Nie chodzi tylko o to, czy cena będzie rosnąć lub spadać.</w:t>
      </w:r>
    </w:p>
    <w:p w14:paraId="56EA3682" w14:textId="782C0617" w:rsidR="3EA763A9" w:rsidRPr="0016266A" w:rsidRDefault="3EA763A9" w:rsidP="5F2C9D75">
      <w:pPr>
        <w:spacing w:line="278" w:lineRule="auto"/>
        <w:rPr>
          <w:lang w:val="pl-PL"/>
        </w:rPr>
      </w:pPr>
      <w:r w:rsidRPr="5F2C9D75">
        <w:rPr>
          <w:rFonts w:ascii="Aptos" w:eastAsia="Aptos" w:hAnsi="Aptos" w:cs="Aptos"/>
          <w:sz w:val="28"/>
          <w:szCs w:val="28"/>
          <w:lang w:val="pl"/>
        </w:rPr>
        <w:t>Chodzi o to, czy na tej podstawie należy:</w:t>
      </w:r>
    </w:p>
    <w:p w14:paraId="43BAB9E7" w14:textId="71D456AB" w:rsidR="3EA763A9" w:rsidRDefault="3EA763A9" w:rsidP="5F2C9D75">
      <w:pPr>
        <w:pStyle w:val="ListParagraph"/>
        <w:numPr>
          <w:ilvl w:val="0"/>
          <w:numId w:val="16"/>
        </w:numPr>
        <w:spacing w:after="0"/>
        <w:rPr>
          <w:rFonts w:ascii="Aptos" w:eastAsia="Aptos" w:hAnsi="Aptos" w:cs="Aptos"/>
          <w:sz w:val="28"/>
          <w:szCs w:val="28"/>
          <w:lang w:val="pl"/>
        </w:rPr>
      </w:pPr>
      <w:r w:rsidRPr="5F2C9D75">
        <w:rPr>
          <w:rFonts w:ascii="Aptos" w:eastAsia="Aptos" w:hAnsi="Aptos" w:cs="Aptos"/>
          <w:sz w:val="28"/>
          <w:szCs w:val="28"/>
          <w:lang w:val="pl"/>
        </w:rPr>
        <w:t>kupić wcześniej,</w:t>
      </w:r>
    </w:p>
    <w:p w14:paraId="65EDE53C" w14:textId="7DFC9987" w:rsidR="3EA763A9" w:rsidRDefault="3EA763A9" w:rsidP="5F2C9D75">
      <w:pPr>
        <w:pStyle w:val="ListParagraph"/>
        <w:numPr>
          <w:ilvl w:val="0"/>
          <w:numId w:val="16"/>
        </w:numPr>
        <w:spacing w:after="0"/>
        <w:rPr>
          <w:rFonts w:ascii="Aptos" w:eastAsia="Aptos" w:hAnsi="Aptos" w:cs="Aptos"/>
          <w:sz w:val="28"/>
          <w:szCs w:val="28"/>
          <w:lang w:val="pl"/>
        </w:rPr>
      </w:pPr>
      <w:r w:rsidRPr="5F2C9D75">
        <w:rPr>
          <w:rFonts w:ascii="Aptos" w:eastAsia="Aptos" w:hAnsi="Aptos" w:cs="Aptos"/>
          <w:sz w:val="28"/>
          <w:szCs w:val="28"/>
          <w:lang w:val="pl"/>
        </w:rPr>
        <w:t>kupić później,</w:t>
      </w:r>
    </w:p>
    <w:p w14:paraId="2846D834" w14:textId="165DC6AB" w:rsidR="3EA763A9" w:rsidRDefault="3EA763A9" w:rsidP="5F2C9D75">
      <w:pPr>
        <w:pStyle w:val="ListParagraph"/>
        <w:numPr>
          <w:ilvl w:val="0"/>
          <w:numId w:val="16"/>
        </w:numPr>
        <w:spacing w:after="0"/>
        <w:rPr>
          <w:rFonts w:ascii="Aptos" w:eastAsia="Aptos" w:hAnsi="Aptos" w:cs="Aptos"/>
          <w:sz w:val="28"/>
          <w:szCs w:val="28"/>
          <w:lang w:val="pl"/>
        </w:rPr>
      </w:pPr>
      <w:r w:rsidRPr="5F2C9D75">
        <w:rPr>
          <w:rFonts w:ascii="Aptos" w:eastAsia="Aptos" w:hAnsi="Aptos" w:cs="Aptos"/>
          <w:sz w:val="28"/>
          <w:szCs w:val="28"/>
          <w:lang w:val="pl"/>
        </w:rPr>
        <w:t>zakontraktować krócej,</w:t>
      </w:r>
    </w:p>
    <w:p w14:paraId="4585DE68" w14:textId="742E442C" w:rsidR="3EA763A9" w:rsidRDefault="3EA763A9" w:rsidP="5F2C9D75">
      <w:pPr>
        <w:pStyle w:val="ListParagraph"/>
        <w:numPr>
          <w:ilvl w:val="0"/>
          <w:numId w:val="16"/>
        </w:numPr>
        <w:spacing w:after="0"/>
        <w:rPr>
          <w:rFonts w:ascii="Aptos" w:eastAsia="Aptos" w:hAnsi="Aptos" w:cs="Aptos"/>
          <w:sz w:val="28"/>
          <w:szCs w:val="28"/>
          <w:lang w:val="pl"/>
        </w:rPr>
      </w:pPr>
      <w:r w:rsidRPr="5F2C9D75">
        <w:rPr>
          <w:rFonts w:ascii="Aptos" w:eastAsia="Aptos" w:hAnsi="Aptos" w:cs="Aptos"/>
          <w:sz w:val="28"/>
          <w:szCs w:val="28"/>
          <w:lang w:val="pl"/>
        </w:rPr>
        <w:t>zakontraktować dłużej,</w:t>
      </w:r>
    </w:p>
    <w:p w14:paraId="73803A9B" w14:textId="040D8AAF" w:rsidR="3EA763A9" w:rsidRDefault="3EA763A9" w:rsidP="5F2C9D75">
      <w:pPr>
        <w:pStyle w:val="ListParagraph"/>
        <w:numPr>
          <w:ilvl w:val="0"/>
          <w:numId w:val="16"/>
        </w:numPr>
        <w:spacing w:after="0"/>
        <w:rPr>
          <w:rFonts w:ascii="Aptos" w:eastAsia="Aptos" w:hAnsi="Aptos" w:cs="Aptos"/>
          <w:sz w:val="28"/>
          <w:szCs w:val="28"/>
          <w:lang w:val="pl"/>
        </w:rPr>
      </w:pPr>
      <w:r w:rsidRPr="5F2C9D75">
        <w:rPr>
          <w:rFonts w:ascii="Aptos" w:eastAsia="Aptos" w:hAnsi="Aptos" w:cs="Aptos"/>
          <w:sz w:val="28"/>
          <w:szCs w:val="28"/>
          <w:lang w:val="pl"/>
        </w:rPr>
        <w:t>wprowadzić indeksację,</w:t>
      </w:r>
    </w:p>
    <w:p w14:paraId="1232BE38" w14:textId="5436D27C" w:rsidR="3EA763A9" w:rsidRDefault="3EA763A9" w:rsidP="5F2C9D75">
      <w:pPr>
        <w:pStyle w:val="ListParagraph"/>
        <w:numPr>
          <w:ilvl w:val="0"/>
          <w:numId w:val="16"/>
        </w:numPr>
        <w:spacing w:after="0"/>
        <w:rPr>
          <w:rFonts w:ascii="Aptos" w:eastAsia="Aptos" w:hAnsi="Aptos" w:cs="Aptos"/>
          <w:sz w:val="28"/>
          <w:szCs w:val="28"/>
          <w:lang w:val="pl"/>
        </w:rPr>
      </w:pPr>
      <w:r w:rsidRPr="5F2C9D75">
        <w:rPr>
          <w:rFonts w:ascii="Aptos" w:eastAsia="Aptos" w:hAnsi="Aptos" w:cs="Aptos"/>
          <w:sz w:val="28"/>
          <w:szCs w:val="28"/>
          <w:lang w:val="pl"/>
        </w:rPr>
        <w:t>zachować elastyczność.</w:t>
      </w:r>
    </w:p>
    <w:p w14:paraId="24572232" w14:textId="29BAD3DB" w:rsidR="5F2C9D75" w:rsidRDefault="5F2C9D75" w:rsidP="5F2C9D75">
      <w:pPr>
        <w:spacing w:line="278" w:lineRule="auto"/>
      </w:pPr>
    </w:p>
    <w:p w14:paraId="2A197801" w14:textId="15D539FB" w:rsidR="3EA763A9" w:rsidRDefault="3EA763A9" w:rsidP="5F2C9D75">
      <w:pPr>
        <w:spacing w:line="278" w:lineRule="auto"/>
      </w:pPr>
      <w:r w:rsidRPr="5F2C9D75">
        <w:rPr>
          <w:rFonts w:ascii="Aptos" w:eastAsia="Aptos" w:hAnsi="Aptos" w:cs="Aptos"/>
          <w:lang w:val="en-US"/>
        </w:rPr>
        <w:t xml:space="preserve"> </w:t>
      </w:r>
    </w:p>
    <w:p w14:paraId="02387D3B" w14:textId="4C4A1F70" w:rsidR="3EA763A9" w:rsidRDefault="3EA763A9" w:rsidP="5F2C9D75">
      <w:pPr>
        <w:spacing w:before="240" w:after="240"/>
      </w:pPr>
      <w:r w:rsidRPr="5F2C9D75">
        <w:rPr>
          <w:rFonts w:ascii="Aptos" w:eastAsia="Aptos" w:hAnsi="Aptos" w:cs="Aptos"/>
          <w:b/>
          <w:bCs/>
          <w:sz w:val="28"/>
          <w:szCs w:val="28"/>
        </w:rPr>
        <w:t>Scenariusz A – prognoza spadku cen</w:t>
      </w:r>
    </w:p>
    <w:p w14:paraId="54B76F4F" w14:textId="0E8D87DD" w:rsidR="3EA763A9" w:rsidRDefault="3EA763A9" w:rsidP="5F2C9D75">
      <w:pPr>
        <w:spacing w:before="240" w:after="240"/>
      </w:pPr>
      <w:r w:rsidRPr="5F2C9D75">
        <w:rPr>
          <w:rFonts w:ascii="Aptos" w:eastAsia="Aptos" w:hAnsi="Aptos" w:cs="Aptos"/>
          <w:sz w:val="28"/>
          <w:szCs w:val="28"/>
          <w:lang w:val="pl"/>
        </w:rPr>
        <w:t>Kategoria: folia stretch</w:t>
      </w:r>
    </w:p>
    <w:p w14:paraId="2932735F" w14:textId="679823E1" w:rsidR="3EA763A9" w:rsidRDefault="3EA763A9" w:rsidP="5F2C9D75">
      <w:pPr>
        <w:pStyle w:val="ListParagraph"/>
        <w:numPr>
          <w:ilvl w:val="0"/>
          <w:numId w:val="15"/>
        </w:numPr>
        <w:spacing w:after="0"/>
        <w:rPr>
          <w:rFonts w:ascii="Aptos" w:eastAsia="Aptos" w:hAnsi="Aptos" w:cs="Aptos"/>
          <w:sz w:val="28"/>
          <w:szCs w:val="28"/>
          <w:lang w:val="pl"/>
        </w:rPr>
      </w:pPr>
      <w:r w:rsidRPr="5F2C9D75">
        <w:rPr>
          <w:rFonts w:ascii="Aptos" w:eastAsia="Aptos" w:hAnsi="Aptos" w:cs="Aptos"/>
          <w:sz w:val="28"/>
          <w:szCs w:val="28"/>
          <w:lang w:val="pl"/>
        </w:rPr>
        <w:t>cena możliwa do uzyskania dziś: 5 200 PLN / tonę</w:t>
      </w:r>
    </w:p>
    <w:p w14:paraId="709EDFD7" w14:textId="14B9BE95" w:rsidR="3EA763A9" w:rsidRDefault="3EA763A9" w:rsidP="5F2C9D75">
      <w:pPr>
        <w:pStyle w:val="ListParagraph"/>
        <w:numPr>
          <w:ilvl w:val="0"/>
          <w:numId w:val="15"/>
        </w:numPr>
        <w:spacing w:after="0"/>
        <w:rPr>
          <w:rFonts w:ascii="Aptos" w:eastAsia="Aptos" w:hAnsi="Aptos" w:cs="Aptos"/>
          <w:sz w:val="28"/>
          <w:szCs w:val="28"/>
          <w:lang w:val="pl"/>
        </w:rPr>
      </w:pPr>
      <w:r w:rsidRPr="5F2C9D75">
        <w:rPr>
          <w:rFonts w:ascii="Aptos" w:eastAsia="Aptos" w:hAnsi="Aptos" w:cs="Aptos"/>
          <w:sz w:val="28"/>
          <w:szCs w:val="28"/>
          <w:lang w:val="pl"/>
        </w:rPr>
        <w:t>prognoza ceny za 4 miesiące: 4 850 PLN / tonę</w:t>
      </w:r>
    </w:p>
    <w:p w14:paraId="34D54F23" w14:textId="2D7023F3" w:rsidR="3EA763A9" w:rsidRDefault="3EA763A9" w:rsidP="5F2C9D75">
      <w:pPr>
        <w:pStyle w:val="ListParagraph"/>
        <w:numPr>
          <w:ilvl w:val="0"/>
          <w:numId w:val="15"/>
        </w:numPr>
        <w:spacing w:after="0"/>
        <w:rPr>
          <w:rFonts w:ascii="Aptos" w:eastAsia="Aptos" w:hAnsi="Aptos" w:cs="Aptos"/>
          <w:sz w:val="28"/>
          <w:szCs w:val="28"/>
          <w:lang w:val="pl"/>
        </w:rPr>
      </w:pPr>
      <w:r w:rsidRPr="5F2C9D75">
        <w:rPr>
          <w:rFonts w:ascii="Aptos" w:eastAsia="Aptos" w:hAnsi="Aptos" w:cs="Aptos"/>
          <w:sz w:val="28"/>
          <w:szCs w:val="28"/>
          <w:lang w:val="pl"/>
        </w:rPr>
        <w:t>główny driver kosztowy: LLDPE / ropa</w:t>
      </w:r>
    </w:p>
    <w:p w14:paraId="694FE57A" w14:textId="232F765D" w:rsidR="3EA763A9" w:rsidRDefault="3EA763A9" w:rsidP="5F2C9D75">
      <w:pPr>
        <w:pStyle w:val="ListParagraph"/>
        <w:numPr>
          <w:ilvl w:val="0"/>
          <w:numId w:val="15"/>
        </w:numPr>
        <w:spacing w:after="0"/>
        <w:rPr>
          <w:rFonts w:ascii="Aptos" w:eastAsia="Aptos" w:hAnsi="Aptos" w:cs="Aptos"/>
          <w:sz w:val="28"/>
          <w:szCs w:val="28"/>
          <w:lang w:val="pl"/>
        </w:rPr>
      </w:pPr>
      <w:r w:rsidRPr="5F2C9D75">
        <w:rPr>
          <w:rFonts w:ascii="Aptos" w:eastAsia="Aptos" w:hAnsi="Aptos" w:cs="Aptos"/>
          <w:sz w:val="28"/>
          <w:szCs w:val="28"/>
          <w:lang w:val="pl"/>
        </w:rPr>
        <w:t>obecna propozycja dostawcy: umowa 12-miesięczna ze stałą ceną</w:t>
      </w:r>
    </w:p>
    <w:p w14:paraId="5FADE95A" w14:textId="11BE2EB7" w:rsidR="3EA763A9" w:rsidRDefault="3EA763A9" w:rsidP="5F2C9D75">
      <w:pPr>
        <w:pStyle w:val="ListParagraph"/>
        <w:numPr>
          <w:ilvl w:val="0"/>
          <w:numId w:val="15"/>
        </w:numPr>
        <w:spacing w:after="0"/>
        <w:rPr>
          <w:rFonts w:ascii="Aptos" w:eastAsia="Aptos" w:hAnsi="Aptos" w:cs="Aptos"/>
          <w:sz w:val="28"/>
          <w:szCs w:val="28"/>
          <w:lang w:val="pl"/>
        </w:rPr>
      </w:pPr>
      <w:r w:rsidRPr="5F2C9D75">
        <w:rPr>
          <w:rFonts w:ascii="Aptos" w:eastAsia="Aptos" w:hAnsi="Aptos" w:cs="Aptos"/>
          <w:sz w:val="28"/>
          <w:szCs w:val="28"/>
          <w:lang w:val="pl"/>
        </w:rPr>
        <w:t>zakładany wolumen roczny: 240 ton</w:t>
      </w:r>
    </w:p>
    <w:p w14:paraId="7729ABD0" w14:textId="24272066" w:rsidR="5F2C9D75" w:rsidRDefault="5F2C9D75" w:rsidP="5F2C9D75">
      <w:pPr>
        <w:spacing w:line="278" w:lineRule="auto"/>
        <w:rPr>
          <w:rFonts w:ascii="Aptos" w:eastAsia="Aptos" w:hAnsi="Aptos" w:cs="Aptos"/>
          <w:b/>
          <w:bCs/>
          <w:sz w:val="28"/>
          <w:szCs w:val="28"/>
        </w:rPr>
      </w:pPr>
    </w:p>
    <w:p w14:paraId="219E4C8C" w14:textId="503B6251" w:rsidR="3EA763A9" w:rsidRPr="0016266A" w:rsidRDefault="3EA763A9" w:rsidP="5F2C9D75">
      <w:pPr>
        <w:spacing w:line="278" w:lineRule="auto"/>
        <w:rPr>
          <w:lang w:val="pl-PL"/>
        </w:rPr>
      </w:pPr>
      <w:r w:rsidRPr="0016266A">
        <w:rPr>
          <w:rFonts w:ascii="Aptos" w:eastAsia="Aptos" w:hAnsi="Aptos" w:cs="Aptos"/>
          <w:b/>
          <w:bCs/>
          <w:sz w:val="28"/>
          <w:szCs w:val="28"/>
          <w:lang w:val="pl-PL"/>
        </w:rPr>
        <w:t>1. Jakie ryzyko wiąże się z podpisaniem dziś długiej umowy ze stałą ceną?</w:t>
      </w:r>
    </w:p>
    <w:p w14:paraId="3A74C1CD" w14:textId="25D2AC3B" w:rsidR="3EA763A9" w:rsidRPr="0016266A" w:rsidRDefault="3EA763A9" w:rsidP="5F2C9D75">
      <w:pPr>
        <w:spacing w:line="278" w:lineRule="auto"/>
        <w:rPr>
          <w:lang w:val="pl-PL"/>
        </w:rPr>
      </w:pPr>
      <w:r w:rsidRPr="0016266A">
        <w:rPr>
          <w:rFonts w:ascii="Aptos" w:eastAsia="Aptos" w:hAnsi="Aptos" w:cs="Aptos"/>
          <w:sz w:val="28"/>
          <w:szCs w:val="28"/>
          <w:lang w:val="pl-PL"/>
        </w:rPr>
        <w:t>Największym ryzykiem jest zakontraktowanie zbyt wysokiej ceny na dłuższy okres, mimo że prognozy wskazują na jej spadek. Oznaczałoby to utratę możliwości skorzystania z przyszłych, bardziej korzystnych warunków rynkowych.</w:t>
      </w:r>
    </w:p>
    <w:p w14:paraId="530F6530" w14:textId="742271A9" w:rsidR="3EA763A9" w:rsidRPr="0016266A" w:rsidRDefault="3EA763A9" w:rsidP="5F2C9D75">
      <w:pPr>
        <w:spacing w:line="278" w:lineRule="auto"/>
        <w:rPr>
          <w:lang w:val="pl-PL"/>
        </w:rPr>
      </w:pPr>
      <w:r w:rsidRPr="0016266A">
        <w:rPr>
          <w:rFonts w:ascii="Aptos" w:eastAsia="Aptos" w:hAnsi="Aptos" w:cs="Aptos"/>
          <w:b/>
          <w:bCs/>
          <w:sz w:val="28"/>
          <w:szCs w:val="28"/>
          <w:lang w:val="pl-PL"/>
        </w:rPr>
        <w:lastRenderedPageBreak/>
        <w:t xml:space="preserve"> </w:t>
      </w:r>
    </w:p>
    <w:p w14:paraId="5FB60121" w14:textId="4D27431F" w:rsidR="3EA763A9" w:rsidRPr="0016266A" w:rsidRDefault="3EA763A9" w:rsidP="5F2C9D75">
      <w:pPr>
        <w:spacing w:line="278" w:lineRule="auto"/>
        <w:rPr>
          <w:lang w:val="pl-PL"/>
        </w:rPr>
      </w:pPr>
      <w:r w:rsidRPr="0016266A">
        <w:rPr>
          <w:rFonts w:ascii="Aptos" w:eastAsia="Aptos" w:hAnsi="Aptos" w:cs="Aptos"/>
          <w:b/>
          <w:bCs/>
          <w:sz w:val="28"/>
          <w:szCs w:val="28"/>
          <w:lang w:val="pl-PL"/>
        </w:rPr>
        <w:t>2. Jaką konstrukcję umowy warto rozważyć w tej sytuacji?</w:t>
      </w:r>
    </w:p>
    <w:p w14:paraId="549D7E48" w14:textId="06B3811C" w:rsidR="3EA763A9" w:rsidRPr="0016266A" w:rsidRDefault="3EA763A9" w:rsidP="5F2C9D75">
      <w:pPr>
        <w:spacing w:line="278" w:lineRule="auto"/>
        <w:rPr>
          <w:lang w:val="pl-PL"/>
        </w:rPr>
      </w:pPr>
      <w:r w:rsidRPr="0016266A">
        <w:rPr>
          <w:rFonts w:ascii="Aptos" w:eastAsia="Aptos" w:hAnsi="Aptos" w:cs="Aptos"/>
          <w:sz w:val="28"/>
          <w:szCs w:val="28"/>
          <w:lang w:val="pl-PL"/>
        </w:rPr>
        <w:t>Warto rozważyć krótszą umowę, umowę z częstszą rewizją cen albo model indeksowany do głównego drivera kosztowego, czyli LLDPE lub ropy. Taka konstrukcja daje większą elastyczność i lepiej odzwierciedla realia rynkowe.</w:t>
      </w:r>
    </w:p>
    <w:p w14:paraId="11024863" w14:textId="09EA0F31" w:rsidR="3EA763A9" w:rsidRPr="0016266A" w:rsidRDefault="3EA763A9" w:rsidP="5F2C9D75">
      <w:pPr>
        <w:spacing w:line="278" w:lineRule="auto"/>
        <w:rPr>
          <w:lang w:val="pl-PL"/>
        </w:rPr>
      </w:pPr>
      <w:r w:rsidRPr="0016266A">
        <w:rPr>
          <w:rFonts w:ascii="Aptos" w:eastAsia="Aptos" w:hAnsi="Aptos" w:cs="Aptos"/>
          <w:b/>
          <w:bCs/>
          <w:sz w:val="28"/>
          <w:szCs w:val="28"/>
          <w:lang w:val="pl-PL"/>
        </w:rPr>
        <w:t xml:space="preserve"> </w:t>
      </w:r>
    </w:p>
    <w:p w14:paraId="013D6FB4" w14:textId="60B75DC5" w:rsidR="3EA763A9" w:rsidRPr="0016266A" w:rsidRDefault="3EA763A9" w:rsidP="5F2C9D75">
      <w:pPr>
        <w:spacing w:line="278" w:lineRule="auto"/>
        <w:rPr>
          <w:lang w:val="pl-PL"/>
        </w:rPr>
      </w:pPr>
      <w:r w:rsidRPr="0016266A">
        <w:rPr>
          <w:rFonts w:ascii="Aptos" w:eastAsia="Aptos" w:hAnsi="Aptos" w:cs="Aptos"/>
          <w:b/>
          <w:bCs/>
          <w:sz w:val="28"/>
          <w:szCs w:val="28"/>
          <w:lang w:val="pl-PL"/>
        </w:rPr>
        <w:t>3. Czy w tej sytuacji lepiej negocjować cenę, długość umowy czy mechanizm indeksacji?</w:t>
      </w:r>
    </w:p>
    <w:p w14:paraId="6C59DF59" w14:textId="05AAA148" w:rsidR="3EA763A9" w:rsidRPr="0016266A" w:rsidRDefault="3EA763A9" w:rsidP="5F2C9D75">
      <w:pPr>
        <w:spacing w:before="240" w:after="240"/>
        <w:rPr>
          <w:lang w:val="pl-PL"/>
        </w:rPr>
      </w:pPr>
      <w:r w:rsidRPr="0016266A">
        <w:rPr>
          <w:rFonts w:ascii="Aptos" w:eastAsia="Aptos" w:hAnsi="Aptos" w:cs="Aptos"/>
          <w:sz w:val="28"/>
          <w:szCs w:val="28"/>
          <w:lang w:val="pl-PL"/>
        </w:rPr>
        <w:t>W tej sytuacji najrozsądniej negocjować przede wszystkim długość umowy i mechanizm indeksacji. Sama cena wyjściowa jest ważna, ale kluczowe jest to, aby nie zamknąć sobie drogi do niższych cen w kolejnych miesiącach.</w:t>
      </w:r>
    </w:p>
    <w:p w14:paraId="5B6B0C05" w14:textId="1D73DF8B" w:rsidR="3EA763A9" w:rsidRPr="0016266A" w:rsidRDefault="3EA763A9" w:rsidP="5F2C9D75">
      <w:pPr>
        <w:spacing w:before="240" w:after="240"/>
        <w:rPr>
          <w:lang w:val="pl-PL"/>
        </w:rPr>
      </w:pPr>
      <w:r w:rsidRPr="0016266A">
        <w:rPr>
          <w:rFonts w:ascii="Aptos" w:eastAsia="Aptos" w:hAnsi="Aptos" w:cs="Aptos"/>
          <w:b/>
          <w:bCs/>
          <w:sz w:val="28"/>
          <w:szCs w:val="28"/>
          <w:lang w:val="pl-PL"/>
        </w:rPr>
        <w:t xml:space="preserve"> </w:t>
      </w:r>
    </w:p>
    <w:p w14:paraId="51193B8D" w14:textId="41D5725A" w:rsidR="3EA763A9" w:rsidRPr="0016266A" w:rsidRDefault="3EA763A9" w:rsidP="5F2C9D75">
      <w:pPr>
        <w:spacing w:before="240" w:after="240"/>
        <w:rPr>
          <w:lang w:val="pl-PL"/>
        </w:rPr>
      </w:pPr>
      <w:r w:rsidRPr="0016266A">
        <w:rPr>
          <w:rFonts w:ascii="Aptos" w:eastAsia="Aptos" w:hAnsi="Aptos" w:cs="Aptos"/>
          <w:b/>
          <w:bCs/>
          <w:sz w:val="28"/>
          <w:szCs w:val="28"/>
          <w:lang w:val="pl-PL"/>
        </w:rPr>
        <w:t>4. Zapisz jedną rekomendację.</w:t>
      </w:r>
    </w:p>
    <w:p w14:paraId="3A958BC5" w14:textId="40253155" w:rsidR="3EA763A9" w:rsidRPr="0016266A" w:rsidRDefault="3EA763A9" w:rsidP="5F2C9D75">
      <w:pPr>
        <w:pStyle w:val="Heading3"/>
        <w:spacing w:line="278" w:lineRule="auto"/>
        <w:rPr>
          <w:rFonts w:ascii="Aptos" w:eastAsia="Aptos" w:hAnsi="Aptos" w:cs="Aptos"/>
          <w:lang w:val="pl-PL"/>
        </w:rPr>
      </w:pPr>
      <w:r w:rsidRPr="0016266A">
        <w:rPr>
          <w:rFonts w:eastAsiaTheme="minorEastAsia" w:cstheme="minorBidi"/>
          <w:color w:val="auto"/>
          <w:lang w:val="pl-PL"/>
        </w:rPr>
        <w:t>Rekomenduję unikanie 12-miesięcznej umowy ze stałą ceną i przejście na krótszy kontrakt albo model cenowy indeksowany do głównego drivera kosztowego.</w:t>
      </w:r>
    </w:p>
    <w:p w14:paraId="5947D74B" w14:textId="7D2C6956" w:rsidR="3EA763A9" w:rsidRPr="0016266A" w:rsidRDefault="3EA763A9" w:rsidP="5F2C9D75">
      <w:pPr>
        <w:pStyle w:val="Heading3"/>
        <w:spacing w:line="278" w:lineRule="auto"/>
        <w:rPr>
          <w:lang w:val="pl-PL"/>
        </w:rPr>
      </w:pPr>
      <w:r w:rsidRPr="0016266A">
        <w:rPr>
          <w:rFonts w:ascii="Aptos" w:eastAsia="Aptos" w:hAnsi="Aptos" w:cs="Aptos"/>
          <w:b/>
          <w:bCs/>
          <w:lang w:val="pl-PL"/>
        </w:rPr>
        <w:t xml:space="preserve"> </w:t>
      </w:r>
    </w:p>
    <w:p w14:paraId="29313F98" w14:textId="2FCF95E3" w:rsidR="3EA763A9" w:rsidRDefault="3EA763A9" w:rsidP="5F2C9D75">
      <w:pPr>
        <w:pStyle w:val="Heading3"/>
        <w:spacing w:line="278" w:lineRule="auto"/>
        <w:rPr>
          <w:rFonts w:ascii="Aptos" w:eastAsia="Aptos" w:hAnsi="Aptos" w:cs="Aptos"/>
          <w:b/>
          <w:bCs/>
          <w:lang w:val="pl"/>
        </w:rPr>
      </w:pPr>
      <w:r w:rsidRPr="5F2C9D75">
        <w:rPr>
          <w:rFonts w:eastAsiaTheme="minorEastAsia" w:cstheme="minorBidi"/>
          <w:b/>
          <w:bCs/>
          <w:color w:val="auto"/>
          <w:lang w:val="pl"/>
        </w:rPr>
        <w:t xml:space="preserve">Wniosek </w:t>
      </w:r>
    </w:p>
    <w:p w14:paraId="2927A9AC" w14:textId="4B604738" w:rsidR="3EA763A9" w:rsidRPr="0016266A" w:rsidRDefault="3EA763A9" w:rsidP="5F2C9D75">
      <w:pPr>
        <w:spacing w:line="278" w:lineRule="auto"/>
        <w:rPr>
          <w:lang w:val="pl-PL"/>
        </w:rPr>
      </w:pPr>
      <w:r w:rsidRPr="0016266A">
        <w:rPr>
          <w:rFonts w:ascii="Aptos" w:eastAsia="Aptos" w:hAnsi="Aptos" w:cs="Aptos"/>
          <w:sz w:val="28"/>
          <w:szCs w:val="28"/>
          <w:lang w:val="pl-PL"/>
        </w:rPr>
        <w:t>Jeżeli prognoza wskazuje na spadek cen, celem kupca nie jest tylko uzyskać akceptowalną cenę dziś, ale również zachować możliwość korzystania z przyszłych obniżek. Standard negocjacyjny powinien więc obejmować nie tylko poziom ceny, lecz także konstrukcję kontraktu.</w:t>
      </w:r>
    </w:p>
    <w:p w14:paraId="31A170E1" w14:textId="7ADF80A5" w:rsidR="5F2C9D75" w:rsidRPr="0016266A" w:rsidRDefault="5F2C9D75" w:rsidP="5F2C9D75">
      <w:pPr>
        <w:spacing w:line="278" w:lineRule="auto"/>
        <w:rPr>
          <w:lang w:val="pl-PL"/>
        </w:rPr>
      </w:pPr>
    </w:p>
    <w:p w14:paraId="66800B40" w14:textId="5FC404FE" w:rsidR="3EA763A9" w:rsidRPr="0016266A" w:rsidRDefault="3EA763A9" w:rsidP="5F2C9D75">
      <w:pPr>
        <w:spacing w:line="278" w:lineRule="auto"/>
        <w:rPr>
          <w:lang w:val="pl-PL"/>
        </w:rPr>
      </w:pPr>
      <w:r w:rsidRPr="0016266A">
        <w:rPr>
          <w:rFonts w:ascii="Aptos" w:eastAsia="Aptos" w:hAnsi="Aptos" w:cs="Aptos"/>
          <w:lang w:val="pl-PL"/>
        </w:rPr>
        <w:t xml:space="preserve"> </w:t>
      </w:r>
    </w:p>
    <w:p w14:paraId="4772F180" w14:textId="078546FB" w:rsidR="3EA763A9" w:rsidRPr="0016266A" w:rsidRDefault="3EA763A9" w:rsidP="5F2C9D75">
      <w:pPr>
        <w:spacing w:before="240" w:after="240"/>
        <w:rPr>
          <w:lang w:val="pl-PL"/>
        </w:rPr>
      </w:pPr>
      <w:r w:rsidRPr="0016266A">
        <w:rPr>
          <w:rFonts w:ascii="Aptos" w:eastAsia="Aptos" w:hAnsi="Aptos" w:cs="Aptos"/>
          <w:b/>
          <w:bCs/>
          <w:sz w:val="28"/>
          <w:szCs w:val="28"/>
          <w:lang w:val="pl-PL"/>
        </w:rPr>
        <w:t>Scenariusz B – prognoza wzrostu cen i decyzja o wcześniejszym zakupie</w:t>
      </w:r>
    </w:p>
    <w:p w14:paraId="26E12D96" w14:textId="7BD3C295" w:rsidR="3EA763A9" w:rsidRDefault="3EA763A9" w:rsidP="5F2C9D75">
      <w:pPr>
        <w:spacing w:before="240" w:after="240"/>
      </w:pPr>
      <w:r w:rsidRPr="5F2C9D75">
        <w:rPr>
          <w:rFonts w:ascii="Aptos" w:eastAsia="Aptos" w:hAnsi="Aptos" w:cs="Aptos"/>
          <w:sz w:val="28"/>
          <w:szCs w:val="28"/>
          <w:lang w:val="pl"/>
        </w:rPr>
        <w:t>Kategoria: surowiec</w:t>
      </w:r>
    </w:p>
    <w:p w14:paraId="60F34B97" w14:textId="7ACB7BF0" w:rsidR="3EA763A9" w:rsidRPr="0016266A" w:rsidRDefault="3EA763A9" w:rsidP="5F2C9D75">
      <w:pPr>
        <w:pStyle w:val="ListParagraph"/>
        <w:numPr>
          <w:ilvl w:val="0"/>
          <w:numId w:val="9"/>
        </w:numPr>
        <w:spacing w:after="0"/>
        <w:rPr>
          <w:rFonts w:ascii="Aptos" w:eastAsia="Aptos" w:hAnsi="Aptos" w:cs="Aptos"/>
          <w:b/>
          <w:bCs/>
          <w:sz w:val="28"/>
          <w:szCs w:val="28"/>
          <w:lang w:val="pl-PL"/>
        </w:rPr>
      </w:pPr>
      <w:r w:rsidRPr="0016266A">
        <w:rPr>
          <w:rFonts w:ascii="Aptos" w:eastAsia="Aptos" w:hAnsi="Aptos" w:cs="Aptos"/>
          <w:sz w:val="28"/>
          <w:szCs w:val="28"/>
          <w:lang w:val="pl-PL"/>
        </w:rPr>
        <w:lastRenderedPageBreak/>
        <w:t xml:space="preserve">Cena możliwa do uzyskania dziś: </w:t>
      </w:r>
      <w:r w:rsidRPr="0016266A">
        <w:rPr>
          <w:rFonts w:ascii="Aptos" w:eastAsia="Aptos" w:hAnsi="Aptos" w:cs="Aptos"/>
          <w:b/>
          <w:bCs/>
          <w:sz w:val="28"/>
          <w:szCs w:val="28"/>
          <w:lang w:val="pl-PL"/>
        </w:rPr>
        <w:t>4 500 PLN / tonę</w:t>
      </w:r>
    </w:p>
    <w:p w14:paraId="282F3D51" w14:textId="73D5BDD0" w:rsidR="3EA763A9" w:rsidRPr="0016266A" w:rsidRDefault="3EA763A9" w:rsidP="5F2C9D75">
      <w:pPr>
        <w:pStyle w:val="ListParagraph"/>
        <w:numPr>
          <w:ilvl w:val="0"/>
          <w:numId w:val="9"/>
        </w:numPr>
        <w:spacing w:after="0"/>
        <w:rPr>
          <w:rFonts w:ascii="Aptos" w:eastAsia="Aptos" w:hAnsi="Aptos" w:cs="Aptos"/>
          <w:b/>
          <w:bCs/>
          <w:sz w:val="28"/>
          <w:szCs w:val="28"/>
          <w:lang w:val="pl-PL"/>
        </w:rPr>
      </w:pPr>
      <w:r w:rsidRPr="0016266A">
        <w:rPr>
          <w:rFonts w:ascii="Aptos" w:eastAsia="Aptos" w:hAnsi="Aptos" w:cs="Aptos"/>
          <w:sz w:val="28"/>
          <w:szCs w:val="28"/>
          <w:lang w:val="pl-PL"/>
        </w:rPr>
        <w:t xml:space="preserve">Prognoza ceny za 4 miesiące: </w:t>
      </w:r>
      <w:r w:rsidRPr="0016266A">
        <w:rPr>
          <w:rFonts w:ascii="Aptos" w:eastAsia="Aptos" w:hAnsi="Aptos" w:cs="Aptos"/>
          <w:b/>
          <w:bCs/>
          <w:sz w:val="28"/>
          <w:szCs w:val="28"/>
          <w:lang w:val="pl-PL"/>
        </w:rPr>
        <w:t>4 900 PLN / tonę</w:t>
      </w:r>
    </w:p>
    <w:p w14:paraId="5BF90E2D" w14:textId="08503F2A" w:rsidR="3EA763A9" w:rsidRDefault="3EA763A9" w:rsidP="5F2C9D75">
      <w:pPr>
        <w:pStyle w:val="ListParagraph"/>
        <w:numPr>
          <w:ilvl w:val="0"/>
          <w:numId w:val="9"/>
        </w:numPr>
        <w:spacing w:after="0"/>
        <w:rPr>
          <w:rFonts w:ascii="Aptos" w:eastAsia="Aptos" w:hAnsi="Aptos" w:cs="Aptos"/>
          <w:b/>
          <w:bCs/>
          <w:sz w:val="28"/>
          <w:szCs w:val="28"/>
        </w:rPr>
      </w:pPr>
      <w:r w:rsidRPr="5F2C9D75">
        <w:rPr>
          <w:rFonts w:ascii="Aptos" w:eastAsia="Aptos" w:hAnsi="Aptos" w:cs="Aptos"/>
          <w:sz w:val="28"/>
          <w:szCs w:val="28"/>
        </w:rPr>
        <w:t xml:space="preserve">Planowany wolumen zakupu: </w:t>
      </w:r>
      <w:r w:rsidRPr="5F2C9D75">
        <w:rPr>
          <w:rFonts w:ascii="Aptos" w:eastAsia="Aptos" w:hAnsi="Aptos" w:cs="Aptos"/>
          <w:b/>
          <w:bCs/>
          <w:sz w:val="28"/>
          <w:szCs w:val="28"/>
        </w:rPr>
        <w:t>500 ton</w:t>
      </w:r>
    </w:p>
    <w:p w14:paraId="00A137E3" w14:textId="7D2F9660" w:rsidR="3EA763A9" w:rsidRPr="0016266A" w:rsidRDefault="3EA763A9" w:rsidP="5F2C9D75">
      <w:pPr>
        <w:pStyle w:val="ListParagraph"/>
        <w:numPr>
          <w:ilvl w:val="0"/>
          <w:numId w:val="9"/>
        </w:numPr>
        <w:spacing w:after="0"/>
        <w:rPr>
          <w:rFonts w:ascii="Aptos" w:eastAsia="Aptos" w:hAnsi="Aptos" w:cs="Aptos"/>
          <w:b/>
          <w:bCs/>
          <w:sz w:val="28"/>
          <w:szCs w:val="28"/>
          <w:lang w:val="pl-PL"/>
        </w:rPr>
      </w:pPr>
      <w:r w:rsidRPr="0016266A">
        <w:rPr>
          <w:rFonts w:ascii="Aptos" w:eastAsia="Aptos" w:hAnsi="Aptos" w:cs="Aptos"/>
          <w:sz w:val="28"/>
          <w:szCs w:val="28"/>
          <w:lang w:val="pl-PL"/>
        </w:rPr>
        <w:t xml:space="preserve">Wartość zakupu przy cenie dzisiejszej: </w:t>
      </w:r>
      <w:r w:rsidRPr="0016266A">
        <w:rPr>
          <w:rFonts w:ascii="Aptos" w:eastAsia="Aptos" w:hAnsi="Aptos" w:cs="Aptos"/>
          <w:b/>
          <w:bCs/>
          <w:sz w:val="28"/>
          <w:szCs w:val="28"/>
          <w:lang w:val="pl-PL"/>
        </w:rPr>
        <w:t>2 250 000 PLN</w:t>
      </w:r>
    </w:p>
    <w:p w14:paraId="21B81EB5" w14:textId="1DFEE28C" w:rsidR="3EA763A9" w:rsidRDefault="3EA763A9" w:rsidP="5F2C9D75">
      <w:pPr>
        <w:pStyle w:val="ListParagraph"/>
        <w:numPr>
          <w:ilvl w:val="0"/>
          <w:numId w:val="9"/>
        </w:numPr>
        <w:spacing w:after="0"/>
        <w:rPr>
          <w:rFonts w:ascii="Aptos" w:eastAsia="Aptos" w:hAnsi="Aptos" w:cs="Aptos"/>
          <w:b/>
          <w:bCs/>
          <w:sz w:val="28"/>
          <w:szCs w:val="28"/>
        </w:rPr>
      </w:pPr>
      <w:r w:rsidRPr="5F2C9D75">
        <w:rPr>
          <w:rFonts w:ascii="Aptos" w:eastAsia="Aptos" w:hAnsi="Aptos" w:cs="Aptos"/>
          <w:sz w:val="28"/>
          <w:szCs w:val="28"/>
        </w:rPr>
        <w:t xml:space="preserve">WACC firmy: </w:t>
      </w:r>
      <w:r w:rsidRPr="5F2C9D75">
        <w:rPr>
          <w:rFonts w:ascii="Aptos" w:eastAsia="Aptos" w:hAnsi="Aptos" w:cs="Aptos"/>
          <w:b/>
          <w:bCs/>
          <w:sz w:val="28"/>
          <w:szCs w:val="28"/>
        </w:rPr>
        <w:t>10%</w:t>
      </w:r>
    </w:p>
    <w:p w14:paraId="3BBB08C3" w14:textId="70F7BE0F" w:rsidR="3EA763A9" w:rsidRDefault="3EA763A9" w:rsidP="5F2C9D75">
      <w:pPr>
        <w:pStyle w:val="ListParagraph"/>
        <w:numPr>
          <w:ilvl w:val="0"/>
          <w:numId w:val="9"/>
        </w:numPr>
        <w:spacing w:after="0"/>
        <w:rPr>
          <w:rFonts w:ascii="Aptos" w:eastAsia="Aptos" w:hAnsi="Aptos" w:cs="Aptos"/>
          <w:b/>
          <w:bCs/>
          <w:sz w:val="28"/>
          <w:szCs w:val="28"/>
        </w:rPr>
      </w:pPr>
      <w:r w:rsidRPr="5F2C9D75">
        <w:rPr>
          <w:rFonts w:ascii="Aptos" w:eastAsia="Aptos" w:hAnsi="Aptos" w:cs="Aptos"/>
          <w:sz w:val="28"/>
          <w:szCs w:val="28"/>
        </w:rPr>
        <w:t xml:space="preserve">Okres wcześniejszego finansowania: </w:t>
      </w:r>
      <w:r w:rsidRPr="5F2C9D75">
        <w:rPr>
          <w:rFonts w:ascii="Aptos" w:eastAsia="Aptos" w:hAnsi="Aptos" w:cs="Aptos"/>
          <w:b/>
          <w:bCs/>
          <w:sz w:val="28"/>
          <w:szCs w:val="28"/>
        </w:rPr>
        <w:t>4 miesiące</w:t>
      </w:r>
    </w:p>
    <w:p w14:paraId="0DEE45A0" w14:textId="14C278F4" w:rsidR="3EA763A9" w:rsidRDefault="3EA763A9" w:rsidP="5F2C9D75">
      <w:pPr>
        <w:pStyle w:val="ListParagraph"/>
        <w:numPr>
          <w:ilvl w:val="0"/>
          <w:numId w:val="9"/>
        </w:numPr>
        <w:spacing w:after="0"/>
        <w:rPr>
          <w:rFonts w:ascii="Aptos" w:eastAsia="Aptos" w:hAnsi="Aptos" w:cs="Aptos"/>
          <w:b/>
          <w:bCs/>
          <w:sz w:val="28"/>
          <w:szCs w:val="28"/>
        </w:rPr>
      </w:pPr>
      <w:r w:rsidRPr="5F2C9D75">
        <w:rPr>
          <w:rFonts w:ascii="Aptos" w:eastAsia="Aptos" w:hAnsi="Aptos" w:cs="Aptos"/>
          <w:sz w:val="28"/>
          <w:szCs w:val="28"/>
        </w:rPr>
        <w:t xml:space="preserve">Szacowany dodatkowy koszt magazynowania: </w:t>
      </w:r>
      <w:r w:rsidRPr="5F2C9D75">
        <w:rPr>
          <w:rFonts w:ascii="Aptos" w:eastAsia="Aptos" w:hAnsi="Aptos" w:cs="Aptos"/>
          <w:b/>
          <w:bCs/>
          <w:sz w:val="28"/>
          <w:szCs w:val="28"/>
        </w:rPr>
        <w:t>40 000 PLN</w:t>
      </w:r>
    </w:p>
    <w:p w14:paraId="06ED3FE3" w14:textId="2510D65D" w:rsidR="5F2C9D75" w:rsidRDefault="5F2C9D75" w:rsidP="5F2C9D75">
      <w:pPr>
        <w:spacing w:line="278" w:lineRule="auto"/>
        <w:rPr>
          <w:rFonts w:ascii="Aptos" w:eastAsia="Aptos" w:hAnsi="Aptos" w:cs="Aptos"/>
          <w:b/>
          <w:bCs/>
          <w:sz w:val="28"/>
          <w:szCs w:val="28"/>
        </w:rPr>
      </w:pPr>
    </w:p>
    <w:p w14:paraId="49E8E6F5" w14:textId="07F3629A" w:rsidR="3EA763A9" w:rsidRDefault="3EA763A9" w:rsidP="5F2C9D75">
      <w:pPr>
        <w:spacing w:line="278" w:lineRule="auto"/>
      </w:pPr>
      <w:r w:rsidRPr="5F2C9D75">
        <w:rPr>
          <w:rFonts w:ascii="Aptos" w:eastAsia="Aptos" w:hAnsi="Aptos" w:cs="Aptos"/>
          <w:b/>
          <w:bCs/>
          <w:sz w:val="28"/>
          <w:szCs w:val="28"/>
        </w:rPr>
        <w:t>1. Policz potencjalną korzyść cenową</w:t>
      </w:r>
    </w:p>
    <w:p w14:paraId="2C565D92" w14:textId="6FEEED6F" w:rsidR="3EA763A9" w:rsidRPr="005C326B" w:rsidRDefault="3EA763A9" w:rsidP="5F2C9D75">
      <w:pPr>
        <w:spacing w:line="278" w:lineRule="auto"/>
        <w:rPr>
          <w:lang w:val="pl-PL"/>
        </w:rPr>
      </w:pPr>
      <w:r w:rsidRPr="005C326B">
        <w:rPr>
          <w:rFonts w:ascii="Aptos" w:eastAsia="Aptos" w:hAnsi="Aptos" w:cs="Aptos"/>
          <w:sz w:val="28"/>
          <w:szCs w:val="28"/>
          <w:lang w:val="pl-PL"/>
        </w:rPr>
        <w:t>Wzór: (cena prognozowana w T1 – cena dziś) × wolumen</w:t>
      </w:r>
    </w:p>
    <w:p w14:paraId="6D9FF3BC" w14:textId="468A7612" w:rsidR="3EA763A9" w:rsidRPr="005C326B" w:rsidRDefault="3EA763A9" w:rsidP="5F2C9D75">
      <w:pPr>
        <w:spacing w:line="278" w:lineRule="auto"/>
        <w:rPr>
          <w:lang w:val="pl-PL"/>
        </w:rPr>
      </w:pPr>
      <w:r w:rsidRPr="005C326B">
        <w:rPr>
          <w:rFonts w:ascii="Aptos" w:eastAsia="Aptos" w:hAnsi="Aptos" w:cs="Aptos"/>
          <w:sz w:val="28"/>
          <w:szCs w:val="28"/>
          <w:lang w:val="pl-PL"/>
        </w:rPr>
        <w:t>Obliczenie:</w:t>
      </w:r>
    </w:p>
    <w:p w14:paraId="26382012" w14:textId="146D7955" w:rsidR="3EA763A9" w:rsidRPr="005C326B" w:rsidRDefault="3EA763A9" w:rsidP="5F2C9D75">
      <w:pPr>
        <w:spacing w:line="278" w:lineRule="auto"/>
        <w:rPr>
          <w:lang w:val="pl-PL"/>
        </w:rPr>
      </w:pPr>
      <w:r w:rsidRPr="005C326B">
        <w:rPr>
          <w:rFonts w:ascii="Aptos" w:eastAsia="Aptos" w:hAnsi="Aptos" w:cs="Aptos"/>
          <w:sz w:val="28"/>
          <w:szCs w:val="28"/>
          <w:lang w:val="pl-PL"/>
        </w:rPr>
        <w:t>Wzór: (4 900 – 4 500) × 500</w:t>
      </w:r>
    </w:p>
    <w:p w14:paraId="48E45C9E" w14:textId="0F60E9C1" w:rsidR="3EA763A9" w:rsidRPr="005C326B" w:rsidRDefault="3EA763A9" w:rsidP="5F2C9D75">
      <w:pPr>
        <w:spacing w:line="278" w:lineRule="auto"/>
        <w:rPr>
          <w:lang w:val="pl-PL"/>
        </w:rPr>
      </w:pPr>
      <w:r w:rsidRPr="005C326B">
        <w:rPr>
          <w:rFonts w:ascii="Aptos" w:eastAsia="Aptos" w:hAnsi="Aptos" w:cs="Aptos"/>
          <w:b/>
          <w:bCs/>
          <w:sz w:val="28"/>
          <w:szCs w:val="28"/>
          <w:lang w:val="pl-PL"/>
        </w:rPr>
        <w:t>Obliczenie: 400 × 500 = 200 000 PLN</w:t>
      </w:r>
    </w:p>
    <w:p w14:paraId="02CDC6B9" w14:textId="159E36E7" w:rsidR="3EA763A9" w:rsidRPr="005C326B" w:rsidRDefault="3EA763A9" w:rsidP="5F2C9D75">
      <w:pPr>
        <w:spacing w:line="278" w:lineRule="auto"/>
        <w:rPr>
          <w:lang w:val="pl-PL"/>
        </w:rPr>
      </w:pPr>
      <w:r w:rsidRPr="5F2C9D75">
        <w:rPr>
          <w:rFonts w:ascii="Aptos" w:eastAsia="Aptos" w:hAnsi="Aptos" w:cs="Aptos"/>
          <w:b/>
          <w:bCs/>
          <w:sz w:val="28"/>
          <w:szCs w:val="28"/>
          <w:lang w:val="pl"/>
        </w:rPr>
        <w:t xml:space="preserve"> </w:t>
      </w:r>
    </w:p>
    <w:p w14:paraId="2BAC7AC5" w14:textId="06BA99FE" w:rsidR="3EA763A9" w:rsidRPr="005C326B" w:rsidRDefault="3EA763A9" w:rsidP="5F2C9D75">
      <w:pPr>
        <w:spacing w:line="278" w:lineRule="auto"/>
        <w:rPr>
          <w:lang w:val="pl-PL"/>
        </w:rPr>
      </w:pPr>
      <w:r w:rsidRPr="005C326B">
        <w:rPr>
          <w:rFonts w:ascii="Aptos" w:eastAsia="Aptos" w:hAnsi="Aptos" w:cs="Aptos"/>
          <w:b/>
          <w:bCs/>
          <w:sz w:val="28"/>
          <w:szCs w:val="28"/>
          <w:lang w:val="pl-PL"/>
        </w:rPr>
        <w:t>2. Policz koszt finansowania wcześniejszego zakupu</w:t>
      </w:r>
    </w:p>
    <w:p w14:paraId="3B4A768A" w14:textId="64874BD4" w:rsidR="3EA763A9" w:rsidRPr="005C326B" w:rsidRDefault="3EA763A9" w:rsidP="5F2C9D75">
      <w:pPr>
        <w:spacing w:line="278" w:lineRule="auto"/>
        <w:rPr>
          <w:lang w:val="pl-PL"/>
        </w:rPr>
      </w:pPr>
      <w:r w:rsidRPr="005C326B">
        <w:rPr>
          <w:rFonts w:ascii="Aptos" w:eastAsia="Aptos" w:hAnsi="Aptos" w:cs="Aptos"/>
          <w:b/>
          <w:bCs/>
          <w:sz w:val="28"/>
          <w:szCs w:val="28"/>
          <w:lang w:val="pl-PL"/>
        </w:rPr>
        <w:t xml:space="preserve">/lokowania kapitału </w:t>
      </w:r>
    </w:p>
    <w:p w14:paraId="3180EF99" w14:textId="310FE32C" w:rsidR="3EA763A9" w:rsidRPr="005C326B" w:rsidRDefault="3EA763A9" w:rsidP="5F2C9D75">
      <w:pPr>
        <w:spacing w:line="278" w:lineRule="auto"/>
        <w:rPr>
          <w:lang w:val="pl-PL"/>
        </w:rPr>
      </w:pPr>
      <w:r w:rsidRPr="005C326B">
        <w:rPr>
          <w:rFonts w:ascii="Aptos" w:eastAsia="Aptos" w:hAnsi="Aptos" w:cs="Aptos"/>
          <w:sz w:val="28"/>
          <w:szCs w:val="28"/>
          <w:lang w:val="pl-PL"/>
        </w:rPr>
        <w:t>Wzór: 2 250 000 × 10% × 4/12</w:t>
      </w:r>
    </w:p>
    <w:p w14:paraId="7B4B0917" w14:textId="38345EEE" w:rsidR="3EA763A9" w:rsidRPr="005C326B" w:rsidRDefault="3EA763A9" w:rsidP="5F2C9D75">
      <w:pPr>
        <w:spacing w:line="278" w:lineRule="auto"/>
        <w:rPr>
          <w:lang w:val="pl-PL"/>
        </w:rPr>
      </w:pPr>
      <w:r w:rsidRPr="005C326B">
        <w:rPr>
          <w:rFonts w:ascii="Aptos" w:eastAsia="Aptos" w:hAnsi="Aptos" w:cs="Aptos"/>
          <w:b/>
          <w:bCs/>
          <w:sz w:val="28"/>
          <w:szCs w:val="28"/>
          <w:lang w:val="pl-PL"/>
        </w:rPr>
        <w:t>Obliczenie: 2 250 000 × 0,10 × 0,3333 = 75 000 PLN</w:t>
      </w:r>
    </w:p>
    <w:p w14:paraId="2F4FCC95" w14:textId="6324FAA0" w:rsidR="3EA763A9" w:rsidRPr="005C326B" w:rsidRDefault="3EA763A9" w:rsidP="5F2C9D75">
      <w:pPr>
        <w:spacing w:line="278" w:lineRule="auto"/>
        <w:rPr>
          <w:lang w:val="pl-PL"/>
        </w:rPr>
      </w:pPr>
      <w:r w:rsidRPr="005C326B">
        <w:rPr>
          <w:rFonts w:ascii="Aptos" w:eastAsia="Aptos" w:hAnsi="Aptos" w:cs="Aptos"/>
          <w:b/>
          <w:bCs/>
          <w:sz w:val="28"/>
          <w:szCs w:val="28"/>
          <w:lang w:val="pl-PL"/>
        </w:rPr>
        <w:t xml:space="preserve"> </w:t>
      </w:r>
    </w:p>
    <w:p w14:paraId="62D8219D" w14:textId="021DC2A2" w:rsidR="3EA763A9" w:rsidRPr="005C326B" w:rsidRDefault="3EA763A9" w:rsidP="5F2C9D75">
      <w:pPr>
        <w:spacing w:line="278" w:lineRule="auto"/>
        <w:rPr>
          <w:lang w:val="pl-PL"/>
        </w:rPr>
      </w:pPr>
      <w:r w:rsidRPr="005C326B">
        <w:rPr>
          <w:rFonts w:ascii="Aptos" w:eastAsia="Aptos" w:hAnsi="Aptos" w:cs="Aptos"/>
          <w:b/>
          <w:bCs/>
          <w:sz w:val="28"/>
          <w:szCs w:val="28"/>
          <w:lang w:val="pl-PL"/>
        </w:rPr>
        <w:t>3. Policz łączny koszt decyzji</w:t>
      </w:r>
    </w:p>
    <w:p w14:paraId="4AC67D9D" w14:textId="26D45902" w:rsidR="3EA763A9" w:rsidRPr="005C326B" w:rsidRDefault="3EA763A9" w:rsidP="5F2C9D75">
      <w:pPr>
        <w:spacing w:before="240" w:after="240"/>
        <w:rPr>
          <w:lang w:val="pl-PL"/>
        </w:rPr>
      </w:pPr>
      <w:r w:rsidRPr="005C326B">
        <w:rPr>
          <w:rFonts w:ascii="Aptos" w:eastAsia="Aptos" w:hAnsi="Aptos" w:cs="Aptos"/>
          <w:sz w:val="28"/>
          <w:szCs w:val="28"/>
          <w:lang w:val="pl-PL"/>
        </w:rPr>
        <w:t>Wzór: koszt finansowania/utrata zysku z lokaty + koszt magazynowania</w:t>
      </w:r>
    </w:p>
    <w:p w14:paraId="2E82CE55" w14:textId="47172C69" w:rsidR="3EA763A9" w:rsidRPr="005C326B" w:rsidRDefault="3EA763A9" w:rsidP="5F2C9D75">
      <w:pPr>
        <w:spacing w:before="240" w:after="240"/>
        <w:rPr>
          <w:lang w:val="pl-PL"/>
        </w:rPr>
      </w:pPr>
      <w:r w:rsidRPr="005C326B">
        <w:rPr>
          <w:rFonts w:ascii="Aptos" w:eastAsia="Aptos" w:hAnsi="Aptos" w:cs="Aptos"/>
          <w:b/>
          <w:bCs/>
          <w:sz w:val="28"/>
          <w:szCs w:val="28"/>
          <w:lang w:val="pl-PL"/>
        </w:rPr>
        <w:t>Obliczenie: 75 000 + 40 000 = 115 000 PLN</w:t>
      </w:r>
    </w:p>
    <w:p w14:paraId="31A30495" w14:textId="7457BF48" w:rsidR="5F2C9D75" w:rsidRPr="005C326B" w:rsidRDefault="5F2C9D75" w:rsidP="5F2C9D75">
      <w:pPr>
        <w:spacing w:before="240" w:after="240"/>
        <w:rPr>
          <w:rFonts w:ascii="Aptos" w:eastAsia="Aptos" w:hAnsi="Aptos" w:cs="Aptos"/>
          <w:b/>
          <w:bCs/>
          <w:sz w:val="28"/>
          <w:szCs w:val="28"/>
          <w:lang w:val="pl-PL"/>
        </w:rPr>
      </w:pPr>
    </w:p>
    <w:p w14:paraId="26206397" w14:textId="2BC5D831" w:rsidR="3EA763A9" w:rsidRPr="005C326B" w:rsidRDefault="3EA763A9" w:rsidP="5F2C9D75">
      <w:pPr>
        <w:spacing w:before="240" w:after="240"/>
        <w:rPr>
          <w:lang w:val="pl-PL"/>
        </w:rPr>
      </w:pPr>
      <w:r w:rsidRPr="005C326B">
        <w:rPr>
          <w:rFonts w:ascii="Aptos" w:eastAsia="Aptos" w:hAnsi="Aptos" w:cs="Aptos"/>
          <w:b/>
          <w:bCs/>
          <w:sz w:val="28"/>
          <w:szCs w:val="28"/>
          <w:lang w:val="pl-PL"/>
        </w:rPr>
        <w:t>4. Podejmij decyzję.</w:t>
      </w:r>
    </w:p>
    <w:p w14:paraId="03FB728E" w14:textId="37BA91E7" w:rsidR="3EA763A9" w:rsidRPr="005C326B" w:rsidRDefault="3EA763A9" w:rsidP="5F2C9D75">
      <w:pPr>
        <w:spacing w:before="240" w:after="240"/>
        <w:rPr>
          <w:lang w:val="pl-PL"/>
        </w:rPr>
      </w:pPr>
      <w:r w:rsidRPr="005C326B">
        <w:rPr>
          <w:rFonts w:ascii="Aptos" w:eastAsia="Aptos" w:hAnsi="Aptos" w:cs="Aptos"/>
          <w:sz w:val="28"/>
          <w:szCs w:val="28"/>
          <w:lang w:val="pl-PL"/>
        </w:rPr>
        <w:t>Czy wcześniejszy zakup jest uzasadniony finansowo?</w:t>
      </w:r>
    </w:p>
    <w:p w14:paraId="3AE75CAD" w14:textId="69A89501" w:rsidR="3EA763A9" w:rsidRDefault="3EA763A9" w:rsidP="5F2C9D75">
      <w:pPr>
        <w:pStyle w:val="ListParagraph"/>
        <w:numPr>
          <w:ilvl w:val="0"/>
          <w:numId w:val="8"/>
        </w:numPr>
        <w:spacing w:after="0"/>
        <w:rPr>
          <w:rFonts w:ascii="Aptos" w:eastAsia="Aptos" w:hAnsi="Aptos" w:cs="Aptos"/>
          <w:b/>
          <w:bCs/>
          <w:sz w:val="28"/>
          <w:szCs w:val="28"/>
          <w:u w:val="single"/>
        </w:rPr>
      </w:pPr>
      <w:r w:rsidRPr="5F2C9D75">
        <w:rPr>
          <w:rFonts w:ascii="Aptos" w:eastAsia="Aptos" w:hAnsi="Aptos" w:cs="Aptos"/>
          <w:b/>
          <w:bCs/>
          <w:sz w:val="28"/>
          <w:szCs w:val="28"/>
          <w:u w:val="single"/>
        </w:rPr>
        <w:t>tak</w:t>
      </w:r>
    </w:p>
    <w:p w14:paraId="6EED520B" w14:textId="61892591" w:rsidR="3EA763A9" w:rsidRDefault="3EA763A9" w:rsidP="5F2C9D75">
      <w:pPr>
        <w:pStyle w:val="ListParagraph"/>
        <w:numPr>
          <w:ilvl w:val="0"/>
          <w:numId w:val="8"/>
        </w:numPr>
        <w:spacing w:after="0"/>
        <w:rPr>
          <w:rFonts w:ascii="Aptos" w:eastAsia="Aptos" w:hAnsi="Aptos" w:cs="Aptos"/>
          <w:sz w:val="28"/>
          <w:szCs w:val="28"/>
        </w:rPr>
      </w:pPr>
      <w:r w:rsidRPr="5F2C9D75">
        <w:rPr>
          <w:rFonts w:ascii="Aptos" w:eastAsia="Aptos" w:hAnsi="Aptos" w:cs="Aptos"/>
          <w:sz w:val="28"/>
          <w:szCs w:val="28"/>
        </w:rPr>
        <w:lastRenderedPageBreak/>
        <w:t>nie</w:t>
      </w:r>
    </w:p>
    <w:p w14:paraId="46CBEC01" w14:textId="30676E51" w:rsidR="3EA763A9" w:rsidRDefault="3EA763A9" w:rsidP="5F2C9D75">
      <w:pPr>
        <w:pStyle w:val="ListParagraph"/>
        <w:numPr>
          <w:ilvl w:val="0"/>
          <w:numId w:val="8"/>
        </w:numPr>
        <w:spacing w:after="0"/>
        <w:rPr>
          <w:rFonts w:ascii="Aptos" w:eastAsia="Aptos" w:hAnsi="Aptos" w:cs="Aptos"/>
          <w:sz w:val="28"/>
          <w:szCs w:val="28"/>
        </w:rPr>
      </w:pPr>
      <w:r w:rsidRPr="5F2C9D75">
        <w:rPr>
          <w:rFonts w:ascii="Aptos" w:eastAsia="Aptos" w:hAnsi="Aptos" w:cs="Aptos"/>
          <w:sz w:val="28"/>
          <w:szCs w:val="28"/>
        </w:rPr>
        <w:t>potrzebuję dodatkowych danych</w:t>
      </w:r>
    </w:p>
    <w:p w14:paraId="15DA9794" w14:textId="31D892A8" w:rsidR="3EA763A9" w:rsidRDefault="3EA763A9" w:rsidP="5F2C9D75">
      <w:pPr>
        <w:spacing w:before="240" w:after="240"/>
      </w:pPr>
      <w:r w:rsidRPr="5F2C9D75">
        <w:rPr>
          <w:rFonts w:ascii="Aptos" w:eastAsia="Aptos" w:hAnsi="Aptos" w:cs="Aptos"/>
          <w:b/>
          <w:bCs/>
          <w:sz w:val="28"/>
          <w:szCs w:val="28"/>
          <w:lang w:val="en-US"/>
        </w:rPr>
        <w:t xml:space="preserve"> </w:t>
      </w:r>
    </w:p>
    <w:p w14:paraId="6563851E" w14:textId="455C35C2" w:rsidR="3EA763A9" w:rsidRDefault="3EA763A9" w:rsidP="5F2C9D75">
      <w:pPr>
        <w:spacing w:before="240" w:after="240"/>
      </w:pPr>
      <w:r w:rsidRPr="5F2C9D75">
        <w:rPr>
          <w:rFonts w:ascii="Aptos" w:eastAsia="Aptos" w:hAnsi="Aptos" w:cs="Aptos"/>
          <w:b/>
          <w:bCs/>
          <w:sz w:val="28"/>
          <w:szCs w:val="28"/>
        </w:rPr>
        <w:t>Uzasadnij decyzję jednym akapitem</w:t>
      </w:r>
    </w:p>
    <w:p w14:paraId="3FD647FD" w14:textId="7778D056" w:rsidR="3EA763A9" w:rsidRPr="005C326B" w:rsidRDefault="3EA763A9" w:rsidP="5F2C9D75">
      <w:pPr>
        <w:spacing w:line="278" w:lineRule="auto"/>
        <w:rPr>
          <w:lang w:val="pl-PL"/>
        </w:rPr>
      </w:pPr>
      <w:r w:rsidRPr="005C326B">
        <w:rPr>
          <w:rFonts w:ascii="Aptos" w:eastAsia="Aptos" w:hAnsi="Aptos" w:cs="Aptos"/>
          <w:sz w:val="28"/>
          <w:szCs w:val="28"/>
          <w:lang w:val="pl-PL"/>
        </w:rPr>
        <w:t>Wcześniejszy zakup jest uzasadniony finansowo, ponieważ potencjalna korzyść cenowa wynosi 200 000 PLN, podczas gdy łączny koszt decyzji to 115 000 PLN. Oznacza to dodatni efekt netto na poziomie 85 000 PLN. Przy takich założeniach wcześniejsze zakontraktowanie wolumenu pozwala ograniczyć skutki prognozowanego wzrostu cen i daje wymierną korzyść finansową.</w:t>
      </w:r>
    </w:p>
    <w:p w14:paraId="76F7C186" w14:textId="4A9A4208" w:rsidR="3EA763A9" w:rsidRPr="005C326B" w:rsidRDefault="3EA763A9" w:rsidP="5F2C9D75">
      <w:pPr>
        <w:spacing w:before="240" w:after="240"/>
        <w:rPr>
          <w:lang w:val="pl-PL"/>
        </w:rPr>
      </w:pPr>
      <w:r w:rsidRPr="005C326B">
        <w:rPr>
          <w:rFonts w:ascii="Aptos" w:eastAsia="Aptos" w:hAnsi="Aptos" w:cs="Aptos"/>
          <w:b/>
          <w:bCs/>
          <w:sz w:val="28"/>
          <w:szCs w:val="28"/>
          <w:lang w:val="pl-PL"/>
        </w:rPr>
        <w:t xml:space="preserve"> </w:t>
      </w:r>
    </w:p>
    <w:p w14:paraId="3C19B8F4" w14:textId="112178F6" w:rsidR="3EA763A9" w:rsidRPr="005C326B" w:rsidRDefault="3EA763A9" w:rsidP="5F2C9D75">
      <w:pPr>
        <w:spacing w:before="240" w:after="240"/>
        <w:rPr>
          <w:lang w:val="pl-PL"/>
        </w:rPr>
      </w:pPr>
      <w:r w:rsidRPr="005C326B">
        <w:rPr>
          <w:rFonts w:ascii="Aptos" w:eastAsia="Aptos" w:hAnsi="Aptos" w:cs="Aptos"/>
          <w:b/>
          <w:bCs/>
          <w:sz w:val="28"/>
          <w:szCs w:val="28"/>
          <w:lang w:val="pl-PL"/>
        </w:rPr>
        <w:t>Wniosek</w:t>
      </w:r>
    </w:p>
    <w:p w14:paraId="7F4750AF" w14:textId="6F3DC9D8" w:rsidR="3EA763A9" w:rsidRPr="005C326B" w:rsidRDefault="3EA763A9" w:rsidP="5F2C9D75">
      <w:pPr>
        <w:spacing w:before="240" w:after="240"/>
        <w:rPr>
          <w:lang w:val="pl-PL"/>
        </w:rPr>
      </w:pPr>
      <w:r w:rsidRPr="005C326B">
        <w:rPr>
          <w:rFonts w:ascii="Aptos" w:eastAsia="Aptos" w:hAnsi="Aptos" w:cs="Aptos"/>
          <w:sz w:val="28"/>
          <w:szCs w:val="28"/>
          <w:lang w:val="pl-PL"/>
        </w:rPr>
        <w:t>Prognoza wzrostu cen może uzasadniać wcześniejszy zakup, ale tylko wtedy, gdy korzyść cenowa przewyższa koszt kapitału i pozostałe koszty operacyjne. Standard negocjacyjny polega tu na tym, że decyzja nie jest intuicyjna, lecz policzona i obroniona finansowo.</w:t>
      </w:r>
    </w:p>
    <w:p w14:paraId="29C5D057" w14:textId="260ACED8" w:rsidR="5F2C9D75" w:rsidRPr="005C326B" w:rsidRDefault="5F2C9D75" w:rsidP="5F2C9D75">
      <w:pPr>
        <w:spacing w:line="278" w:lineRule="auto"/>
        <w:rPr>
          <w:lang w:val="pl-PL"/>
        </w:rPr>
      </w:pPr>
    </w:p>
    <w:p w14:paraId="0A728FE2" w14:textId="248864EA" w:rsidR="3EA763A9" w:rsidRPr="005C326B" w:rsidRDefault="3EA763A9" w:rsidP="5F2C9D75">
      <w:pPr>
        <w:spacing w:line="278" w:lineRule="auto"/>
        <w:rPr>
          <w:lang w:val="pl-PL"/>
        </w:rPr>
      </w:pPr>
      <w:r w:rsidRPr="005C326B">
        <w:rPr>
          <w:rFonts w:ascii="Aptos" w:eastAsia="Aptos" w:hAnsi="Aptos" w:cs="Aptos"/>
          <w:lang w:val="pl-PL"/>
        </w:rPr>
        <w:t xml:space="preserve"> </w:t>
      </w:r>
    </w:p>
    <w:p w14:paraId="53CE97C8" w14:textId="253D4EAA" w:rsidR="3EA763A9" w:rsidRDefault="3EA763A9" w:rsidP="5F2C9D75">
      <w:pPr>
        <w:spacing w:before="240" w:after="240"/>
        <w:rPr>
          <w:rFonts w:ascii="Aptos" w:eastAsia="Aptos" w:hAnsi="Aptos" w:cs="Aptos"/>
          <w:b/>
          <w:bCs/>
          <w:sz w:val="28"/>
          <w:szCs w:val="28"/>
          <w:lang w:val="pl"/>
        </w:rPr>
      </w:pPr>
      <w:r w:rsidRPr="5F2C9D75">
        <w:rPr>
          <w:rFonts w:ascii="Aptos" w:eastAsia="Aptos" w:hAnsi="Aptos" w:cs="Aptos"/>
          <w:b/>
          <w:bCs/>
          <w:sz w:val="28"/>
          <w:szCs w:val="28"/>
          <w:lang w:val="pl"/>
        </w:rPr>
        <w:t>Ćwiczenie 3</w:t>
      </w:r>
    </w:p>
    <w:p w14:paraId="11CC45C9" w14:textId="7AB09A61" w:rsidR="3EA763A9" w:rsidRDefault="3EA763A9" w:rsidP="5F2C9D75">
      <w:pPr>
        <w:spacing w:before="240" w:after="240"/>
        <w:rPr>
          <w:rFonts w:ascii="Aptos" w:eastAsia="Aptos" w:hAnsi="Aptos" w:cs="Aptos"/>
          <w:b/>
          <w:bCs/>
          <w:sz w:val="28"/>
          <w:szCs w:val="28"/>
          <w:lang w:val="pl"/>
        </w:rPr>
      </w:pPr>
      <w:r w:rsidRPr="5F2C9D75">
        <w:rPr>
          <w:rFonts w:ascii="Aptos" w:eastAsia="Aptos" w:hAnsi="Aptos" w:cs="Aptos"/>
          <w:b/>
          <w:bCs/>
          <w:sz w:val="28"/>
          <w:szCs w:val="28"/>
          <w:lang w:val="pl"/>
        </w:rPr>
        <w:t>Jak ocenić, czy oferta dostawcy jest fair</w:t>
      </w:r>
    </w:p>
    <w:p w14:paraId="02FBA7A6" w14:textId="51B4CDA0" w:rsidR="3EA763A9" w:rsidRPr="005C326B" w:rsidRDefault="3EA763A9" w:rsidP="5F2C9D75">
      <w:pPr>
        <w:pStyle w:val="Heading3"/>
        <w:spacing w:line="278" w:lineRule="auto"/>
        <w:rPr>
          <w:lang w:val="pl-PL"/>
        </w:rPr>
      </w:pPr>
      <w:r w:rsidRPr="005C326B">
        <w:rPr>
          <w:rFonts w:ascii="Aptos" w:eastAsia="Aptos" w:hAnsi="Aptos" w:cs="Aptos"/>
          <w:b/>
          <w:bCs/>
          <w:lang w:val="pl-PL"/>
        </w:rPr>
        <w:t xml:space="preserve"> </w:t>
      </w:r>
    </w:p>
    <w:p w14:paraId="39B9BDAB" w14:textId="64C037F0" w:rsidR="3EA763A9" w:rsidRDefault="3EA763A9" w:rsidP="5F2C9D75">
      <w:pPr>
        <w:pStyle w:val="Heading3"/>
        <w:spacing w:line="278" w:lineRule="auto"/>
        <w:rPr>
          <w:rFonts w:ascii="Aptos" w:eastAsia="Aptos" w:hAnsi="Aptos" w:cs="Aptos"/>
          <w:lang w:val="pl"/>
        </w:rPr>
      </w:pPr>
      <w:r w:rsidRPr="5F2C9D75">
        <w:rPr>
          <w:rFonts w:eastAsiaTheme="minorEastAsia" w:cstheme="minorBidi"/>
          <w:color w:val="auto"/>
          <w:lang w:val="pl"/>
        </w:rPr>
        <w:t>Opis sytuacji</w:t>
      </w:r>
    </w:p>
    <w:p w14:paraId="2948CCE0" w14:textId="4EFACC9C" w:rsidR="3EA763A9" w:rsidRPr="005C326B" w:rsidRDefault="3EA763A9" w:rsidP="5F2C9D75">
      <w:pPr>
        <w:spacing w:line="278" w:lineRule="auto"/>
        <w:rPr>
          <w:lang w:val="pl-PL"/>
        </w:rPr>
      </w:pPr>
      <w:r w:rsidRPr="5F2C9D75">
        <w:rPr>
          <w:rFonts w:ascii="Aptos" w:eastAsia="Aptos" w:hAnsi="Aptos" w:cs="Aptos"/>
          <w:sz w:val="28"/>
          <w:szCs w:val="28"/>
          <w:lang w:val="pl"/>
        </w:rPr>
        <w:t>Twoja firma otrzymała ofertę od obecnego dostawcy.</w:t>
      </w:r>
    </w:p>
    <w:p w14:paraId="5886F15C" w14:textId="2E15ABE8" w:rsidR="3EA763A9" w:rsidRPr="005C326B" w:rsidRDefault="3EA763A9" w:rsidP="5F2C9D75">
      <w:pPr>
        <w:spacing w:line="278" w:lineRule="auto"/>
        <w:rPr>
          <w:lang w:val="pl-PL"/>
        </w:rPr>
      </w:pPr>
      <w:r w:rsidRPr="5F2C9D75">
        <w:rPr>
          <w:rFonts w:ascii="Aptos" w:eastAsia="Aptos" w:hAnsi="Aptos" w:cs="Aptos"/>
          <w:sz w:val="28"/>
          <w:szCs w:val="28"/>
          <w:lang w:val="pl"/>
        </w:rPr>
        <w:t>Masz do dyspozycji dane o koszcie zasadnym kategorii oraz podstawowe informacje finansowe o dostawcy z ostatnich 5 lat.</w:t>
      </w:r>
    </w:p>
    <w:p w14:paraId="2438A387" w14:textId="35E494A0" w:rsidR="3EA763A9" w:rsidRDefault="3EA763A9" w:rsidP="5F2C9D75">
      <w:pPr>
        <w:spacing w:line="278" w:lineRule="auto"/>
      </w:pPr>
      <w:r w:rsidRPr="5F2C9D75">
        <w:rPr>
          <w:rFonts w:ascii="Aptos" w:eastAsia="Aptos" w:hAnsi="Aptos" w:cs="Aptos"/>
          <w:sz w:val="28"/>
          <w:szCs w:val="28"/>
          <w:lang w:val="pl"/>
        </w:rPr>
        <w:t>Twoim zadaniem jest ocenić:</w:t>
      </w:r>
    </w:p>
    <w:p w14:paraId="50CED6B0" w14:textId="6C69C8E4" w:rsidR="3EA763A9" w:rsidRDefault="3EA763A9" w:rsidP="5F2C9D75">
      <w:pPr>
        <w:pStyle w:val="ListParagraph"/>
        <w:numPr>
          <w:ilvl w:val="0"/>
          <w:numId w:val="16"/>
        </w:numPr>
        <w:spacing w:after="0"/>
        <w:rPr>
          <w:rFonts w:ascii="Aptos" w:eastAsia="Aptos" w:hAnsi="Aptos" w:cs="Aptos"/>
          <w:sz w:val="28"/>
          <w:szCs w:val="28"/>
          <w:lang w:val="pl"/>
        </w:rPr>
      </w:pPr>
      <w:r w:rsidRPr="5F2C9D75">
        <w:rPr>
          <w:rFonts w:ascii="Aptos" w:eastAsia="Aptos" w:hAnsi="Aptos" w:cs="Aptos"/>
          <w:sz w:val="28"/>
          <w:szCs w:val="28"/>
          <w:lang w:val="pl"/>
        </w:rPr>
        <w:t>czy oferta jest fair,</w:t>
      </w:r>
    </w:p>
    <w:p w14:paraId="4D055469" w14:textId="6EA0B56D" w:rsidR="3EA763A9" w:rsidRDefault="3EA763A9" w:rsidP="5F2C9D75">
      <w:pPr>
        <w:pStyle w:val="ListParagraph"/>
        <w:numPr>
          <w:ilvl w:val="0"/>
          <w:numId w:val="16"/>
        </w:numPr>
        <w:spacing w:after="0"/>
        <w:rPr>
          <w:rFonts w:ascii="Aptos" w:eastAsia="Aptos" w:hAnsi="Aptos" w:cs="Aptos"/>
          <w:sz w:val="28"/>
          <w:szCs w:val="28"/>
          <w:lang w:val="pl"/>
        </w:rPr>
      </w:pPr>
      <w:r w:rsidRPr="5F2C9D75">
        <w:rPr>
          <w:rFonts w:ascii="Aptos" w:eastAsia="Aptos" w:hAnsi="Aptos" w:cs="Aptos"/>
          <w:sz w:val="28"/>
          <w:szCs w:val="28"/>
          <w:lang w:val="pl"/>
        </w:rPr>
        <w:lastRenderedPageBreak/>
        <w:t>co wynika z sytuacji dostawcy,</w:t>
      </w:r>
    </w:p>
    <w:p w14:paraId="73D29568" w14:textId="2A7842CA" w:rsidR="3EA763A9" w:rsidRDefault="3EA763A9" w:rsidP="5F2C9D75">
      <w:pPr>
        <w:pStyle w:val="ListParagraph"/>
        <w:numPr>
          <w:ilvl w:val="0"/>
          <w:numId w:val="16"/>
        </w:numPr>
        <w:spacing w:after="0"/>
        <w:rPr>
          <w:rFonts w:ascii="Aptos" w:eastAsia="Aptos" w:hAnsi="Aptos" w:cs="Aptos"/>
          <w:sz w:val="28"/>
          <w:szCs w:val="28"/>
          <w:lang w:val="pl"/>
        </w:rPr>
      </w:pPr>
      <w:r w:rsidRPr="5F2C9D75">
        <w:rPr>
          <w:rFonts w:ascii="Aptos" w:eastAsia="Aptos" w:hAnsi="Aptos" w:cs="Aptos"/>
          <w:sz w:val="28"/>
          <w:szCs w:val="28"/>
          <w:lang w:val="pl"/>
        </w:rPr>
        <w:t>jaką dźwignię negocjacyjną można wykorzystać.</w:t>
      </w:r>
    </w:p>
    <w:p w14:paraId="1F7D4584" w14:textId="592FFBEF" w:rsidR="3EA763A9" w:rsidRPr="0016266A" w:rsidRDefault="3EA763A9" w:rsidP="5F2C9D75">
      <w:pPr>
        <w:spacing w:line="278" w:lineRule="auto"/>
        <w:rPr>
          <w:lang w:val="pl-PL"/>
        </w:rPr>
      </w:pPr>
      <w:r w:rsidRPr="0016266A">
        <w:rPr>
          <w:rFonts w:ascii="Aptos" w:eastAsia="Aptos" w:hAnsi="Aptos" w:cs="Aptos"/>
          <w:lang w:val="pl-PL"/>
        </w:rPr>
        <w:t xml:space="preserve"> </w:t>
      </w:r>
    </w:p>
    <w:p w14:paraId="200BDC0C" w14:textId="644E7245" w:rsidR="5F2C9D75" w:rsidRPr="0016266A" w:rsidRDefault="5F2C9D75" w:rsidP="5F2C9D75">
      <w:pPr>
        <w:spacing w:line="278" w:lineRule="auto"/>
        <w:rPr>
          <w:lang w:val="pl-PL"/>
        </w:rPr>
      </w:pPr>
    </w:p>
    <w:p w14:paraId="51317846" w14:textId="6D9E8202" w:rsidR="3EA763A9" w:rsidRPr="0016266A" w:rsidRDefault="3EA763A9" w:rsidP="5F2C9D75">
      <w:pPr>
        <w:spacing w:line="278" w:lineRule="auto"/>
        <w:rPr>
          <w:lang w:val="pl-PL"/>
        </w:rPr>
      </w:pPr>
      <w:r w:rsidRPr="0016266A">
        <w:rPr>
          <w:rFonts w:ascii="Aptos" w:eastAsia="Aptos" w:hAnsi="Aptos" w:cs="Aptos"/>
          <w:lang w:val="pl-PL"/>
        </w:rPr>
        <w:t xml:space="preserve"> </w:t>
      </w:r>
    </w:p>
    <w:p w14:paraId="0E66D5E9" w14:textId="50F0D7D9" w:rsidR="3EA763A9" w:rsidRDefault="3EA763A9" w:rsidP="5F2C9D75">
      <w:pPr>
        <w:spacing w:before="240" w:after="240"/>
      </w:pPr>
      <w:r w:rsidRPr="5F2C9D75">
        <w:rPr>
          <w:rFonts w:ascii="Aptos" w:eastAsia="Aptos" w:hAnsi="Aptos" w:cs="Aptos"/>
          <w:b/>
          <w:bCs/>
          <w:sz w:val="28"/>
          <w:szCs w:val="28"/>
        </w:rPr>
        <w:t>Profil dostawcy i oferta</w:t>
      </w:r>
    </w:p>
    <w:p w14:paraId="445FE9C4" w14:textId="590C5703" w:rsidR="3EA763A9" w:rsidRDefault="3EA763A9" w:rsidP="5F2C9D75">
      <w:r w:rsidRPr="5F2C9D75">
        <w:rPr>
          <w:rFonts w:ascii="Aptos" w:eastAsia="Aptos" w:hAnsi="Aptos" w:cs="Aptos"/>
          <w:sz w:val="28"/>
          <w:szCs w:val="28"/>
          <w:lang w:val="en-US"/>
        </w:rPr>
        <w:t>Dane</w:t>
      </w:r>
    </w:p>
    <w:p w14:paraId="7A85272E" w14:textId="6CBF7F90" w:rsidR="3EA763A9" w:rsidRDefault="3EA763A9" w:rsidP="5F2C9D75">
      <w:pPr>
        <w:pStyle w:val="ListParagraph"/>
        <w:numPr>
          <w:ilvl w:val="0"/>
          <w:numId w:val="6"/>
        </w:numPr>
        <w:spacing w:after="0"/>
        <w:rPr>
          <w:rFonts w:ascii="Aptos" w:eastAsia="Aptos" w:hAnsi="Aptos" w:cs="Aptos"/>
          <w:b/>
          <w:bCs/>
          <w:sz w:val="28"/>
          <w:szCs w:val="28"/>
        </w:rPr>
      </w:pPr>
      <w:r w:rsidRPr="5F2C9D75">
        <w:rPr>
          <w:rFonts w:ascii="Aptos" w:eastAsia="Aptos" w:hAnsi="Aptos" w:cs="Aptos"/>
          <w:sz w:val="28"/>
          <w:szCs w:val="28"/>
        </w:rPr>
        <w:t xml:space="preserve">cena ofertowa dostawcy: </w:t>
      </w:r>
      <w:r w:rsidRPr="5F2C9D75">
        <w:rPr>
          <w:rFonts w:ascii="Aptos" w:eastAsia="Aptos" w:hAnsi="Aptos" w:cs="Aptos"/>
          <w:b/>
          <w:bCs/>
          <w:sz w:val="28"/>
          <w:szCs w:val="28"/>
        </w:rPr>
        <w:t>108 PLN / jednostkę</w:t>
      </w:r>
    </w:p>
    <w:p w14:paraId="6045EDB0" w14:textId="27A74822" w:rsidR="3EA763A9" w:rsidRDefault="3EA763A9" w:rsidP="5F2C9D75">
      <w:pPr>
        <w:pStyle w:val="ListParagraph"/>
        <w:numPr>
          <w:ilvl w:val="0"/>
          <w:numId w:val="6"/>
        </w:numPr>
        <w:spacing w:after="0"/>
        <w:rPr>
          <w:rFonts w:ascii="Aptos" w:eastAsia="Aptos" w:hAnsi="Aptos" w:cs="Aptos"/>
          <w:b/>
          <w:bCs/>
          <w:sz w:val="28"/>
          <w:szCs w:val="28"/>
        </w:rPr>
      </w:pPr>
      <w:r w:rsidRPr="5F2C9D75">
        <w:rPr>
          <w:rFonts w:ascii="Aptos" w:eastAsia="Aptos" w:hAnsi="Aptos" w:cs="Aptos"/>
          <w:sz w:val="28"/>
          <w:szCs w:val="28"/>
        </w:rPr>
        <w:t xml:space="preserve">koszt zasadny kategorii: </w:t>
      </w:r>
      <w:r w:rsidRPr="5F2C9D75">
        <w:rPr>
          <w:rFonts w:ascii="Aptos" w:eastAsia="Aptos" w:hAnsi="Aptos" w:cs="Aptos"/>
          <w:b/>
          <w:bCs/>
          <w:sz w:val="28"/>
          <w:szCs w:val="28"/>
        </w:rPr>
        <w:t>97 PLN / jednostkę</w:t>
      </w:r>
    </w:p>
    <w:p w14:paraId="5219402C" w14:textId="2F9FDF20" w:rsidR="3EA763A9" w:rsidRPr="0016266A" w:rsidRDefault="3EA763A9" w:rsidP="5F2C9D75">
      <w:pPr>
        <w:pStyle w:val="ListParagraph"/>
        <w:numPr>
          <w:ilvl w:val="0"/>
          <w:numId w:val="6"/>
        </w:numPr>
        <w:spacing w:after="0"/>
        <w:rPr>
          <w:rFonts w:ascii="Aptos" w:eastAsia="Aptos" w:hAnsi="Aptos" w:cs="Aptos"/>
          <w:b/>
          <w:bCs/>
          <w:sz w:val="28"/>
          <w:szCs w:val="28"/>
          <w:lang w:val="pl-PL"/>
        </w:rPr>
      </w:pPr>
      <w:r w:rsidRPr="0016266A">
        <w:rPr>
          <w:rFonts w:ascii="Aptos" w:eastAsia="Aptos" w:hAnsi="Aptos" w:cs="Aptos"/>
          <w:sz w:val="28"/>
          <w:szCs w:val="28"/>
          <w:lang w:val="pl-PL"/>
        </w:rPr>
        <w:t xml:space="preserve">szacowany poziom marży „ukrytej” w cenie: </w:t>
      </w:r>
      <w:r w:rsidRPr="0016266A">
        <w:rPr>
          <w:rFonts w:ascii="Aptos" w:eastAsia="Aptos" w:hAnsi="Aptos" w:cs="Aptos"/>
          <w:b/>
          <w:bCs/>
          <w:sz w:val="28"/>
          <w:szCs w:val="28"/>
          <w:lang w:val="pl-PL"/>
        </w:rPr>
        <w:t>wysoki</w:t>
      </w:r>
    </w:p>
    <w:p w14:paraId="6BE74F6E" w14:textId="47155FC2" w:rsidR="3EA763A9" w:rsidRPr="0016266A" w:rsidRDefault="3EA763A9" w:rsidP="5F2C9D75">
      <w:pPr>
        <w:spacing w:line="278" w:lineRule="auto"/>
        <w:rPr>
          <w:lang w:val="pl-PL"/>
        </w:rPr>
      </w:pPr>
      <w:r w:rsidRPr="0016266A">
        <w:rPr>
          <w:rFonts w:ascii="Aptos" w:eastAsia="Aptos" w:hAnsi="Aptos" w:cs="Aptos"/>
          <w:sz w:val="28"/>
          <w:szCs w:val="28"/>
          <w:lang w:val="pl-PL"/>
        </w:rPr>
        <w:t>Dane finansowe dostawcy – ostatnie 5 lat</w:t>
      </w:r>
    </w:p>
    <w:p w14:paraId="1057EED7" w14:textId="3531FA00" w:rsidR="3EA763A9" w:rsidRPr="0016266A" w:rsidRDefault="3EA763A9" w:rsidP="5F2C9D75">
      <w:pPr>
        <w:spacing w:line="278" w:lineRule="auto"/>
        <w:rPr>
          <w:lang w:val="pl-PL"/>
        </w:rPr>
      </w:pPr>
      <w:r w:rsidRPr="0016266A">
        <w:rPr>
          <w:rFonts w:ascii="Aptos" w:eastAsia="Aptos" w:hAnsi="Aptos" w:cs="Aptos"/>
          <w:sz w:val="28"/>
          <w:szCs w:val="28"/>
          <w:lang w:val="pl-PL"/>
        </w:rPr>
        <w:t>Przychody:</w:t>
      </w:r>
    </w:p>
    <w:p w14:paraId="3424DCAD" w14:textId="4C50723E" w:rsidR="3EA763A9" w:rsidRDefault="3EA763A9" w:rsidP="5F2C9D75">
      <w:pPr>
        <w:pStyle w:val="ListParagraph"/>
        <w:numPr>
          <w:ilvl w:val="0"/>
          <w:numId w:val="5"/>
        </w:numPr>
        <w:spacing w:after="0" w:line="278" w:lineRule="auto"/>
        <w:rPr>
          <w:rFonts w:ascii="Aptos" w:eastAsia="Aptos" w:hAnsi="Aptos" w:cs="Aptos"/>
          <w:sz w:val="28"/>
          <w:szCs w:val="28"/>
        </w:rPr>
      </w:pPr>
      <w:r w:rsidRPr="5F2C9D75">
        <w:rPr>
          <w:rFonts w:ascii="Aptos" w:eastAsia="Aptos" w:hAnsi="Aptos" w:cs="Aptos"/>
          <w:sz w:val="28"/>
          <w:szCs w:val="28"/>
        </w:rPr>
        <w:t>rok 1: 220 mln PLN</w:t>
      </w:r>
    </w:p>
    <w:p w14:paraId="4C692E92" w14:textId="56D3571E" w:rsidR="3EA763A9" w:rsidRDefault="3EA763A9" w:rsidP="5F2C9D75">
      <w:pPr>
        <w:pStyle w:val="ListParagraph"/>
        <w:numPr>
          <w:ilvl w:val="0"/>
          <w:numId w:val="5"/>
        </w:numPr>
        <w:spacing w:after="0" w:line="278" w:lineRule="auto"/>
        <w:rPr>
          <w:rFonts w:ascii="Aptos" w:eastAsia="Aptos" w:hAnsi="Aptos" w:cs="Aptos"/>
          <w:sz w:val="28"/>
          <w:szCs w:val="28"/>
        </w:rPr>
      </w:pPr>
      <w:r w:rsidRPr="5F2C9D75">
        <w:rPr>
          <w:rFonts w:ascii="Aptos" w:eastAsia="Aptos" w:hAnsi="Aptos" w:cs="Aptos"/>
          <w:sz w:val="28"/>
          <w:szCs w:val="28"/>
        </w:rPr>
        <w:t>rok 2: 214 mln PLN</w:t>
      </w:r>
    </w:p>
    <w:p w14:paraId="683265EF" w14:textId="4BAEFB1C" w:rsidR="3EA763A9" w:rsidRDefault="3EA763A9" w:rsidP="5F2C9D75">
      <w:pPr>
        <w:pStyle w:val="ListParagraph"/>
        <w:numPr>
          <w:ilvl w:val="0"/>
          <w:numId w:val="5"/>
        </w:numPr>
        <w:spacing w:after="0" w:line="278" w:lineRule="auto"/>
        <w:rPr>
          <w:rFonts w:ascii="Aptos" w:eastAsia="Aptos" w:hAnsi="Aptos" w:cs="Aptos"/>
          <w:sz w:val="28"/>
          <w:szCs w:val="28"/>
        </w:rPr>
      </w:pPr>
      <w:r w:rsidRPr="5F2C9D75">
        <w:rPr>
          <w:rFonts w:ascii="Aptos" w:eastAsia="Aptos" w:hAnsi="Aptos" w:cs="Aptos"/>
          <w:sz w:val="28"/>
          <w:szCs w:val="28"/>
        </w:rPr>
        <w:t>rok 3: 205 mln PLN</w:t>
      </w:r>
    </w:p>
    <w:p w14:paraId="514CE1FE" w14:textId="470F2148" w:rsidR="3EA763A9" w:rsidRDefault="3EA763A9" w:rsidP="5F2C9D75">
      <w:pPr>
        <w:pStyle w:val="ListParagraph"/>
        <w:numPr>
          <w:ilvl w:val="0"/>
          <w:numId w:val="5"/>
        </w:numPr>
        <w:spacing w:after="0" w:line="278" w:lineRule="auto"/>
        <w:rPr>
          <w:rFonts w:ascii="Aptos" w:eastAsia="Aptos" w:hAnsi="Aptos" w:cs="Aptos"/>
          <w:sz w:val="28"/>
          <w:szCs w:val="28"/>
        </w:rPr>
      </w:pPr>
      <w:r w:rsidRPr="5F2C9D75">
        <w:rPr>
          <w:rFonts w:ascii="Aptos" w:eastAsia="Aptos" w:hAnsi="Aptos" w:cs="Aptos"/>
          <w:sz w:val="28"/>
          <w:szCs w:val="28"/>
        </w:rPr>
        <w:t>rok 4: 194 mln PLN</w:t>
      </w:r>
    </w:p>
    <w:p w14:paraId="5F539ED6" w14:textId="20F6AC2D" w:rsidR="3EA763A9" w:rsidRDefault="3EA763A9" w:rsidP="5F2C9D75">
      <w:pPr>
        <w:pStyle w:val="ListParagraph"/>
        <w:numPr>
          <w:ilvl w:val="0"/>
          <w:numId w:val="5"/>
        </w:numPr>
        <w:spacing w:after="0" w:line="278" w:lineRule="auto"/>
        <w:rPr>
          <w:rFonts w:ascii="Aptos" w:eastAsia="Aptos" w:hAnsi="Aptos" w:cs="Aptos"/>
          <w:sz w:val="28"/>
          <w:szCs w:val="28"/>
        </w:rPr>
      </w:pPr>
      <w:r w:rsidRPr="5F2C9D75">
        <w:rPr>
          <w:rFonts w:ascii="Aptos" w:eastAsia="Aptos" w:hAnsi="Aptos" w:cs="Aptos"/>
          <w:sz w:val="28"/>
          <w:szCs w:val="28"/>
        </w:rPr>
        <w:t>rok 5: 186 mln PLN</w:t>
      </w:r>
    </w:p>
    <w:p w14:paraId="03E845A5" w14:textId="03386DB2" w:rsidR="3EA763A9" w:rsidRDefault="3EA763A9" w:rsidP="5F2C9D75">
      <w:pPr>
        <w:spacing w:line="278" w:lineRule="auto"/>
      </w:pPr>
      <w:r w:rsidRPr="5F2C9D75">
        <w:rPr>
          <w:rFonts w:ascii="Aptos" w:eastAsia="Aptos" w:hAnsi="Aptos" w:cs="Aptos"/>
          <w:b/>
          <w:bCs/>
          <w:sz w:val="28"/>
          <w:szCs w:val="28"/>
        </w:rPr>
        <w:t>CAGR przychodów:</w:t>
      </w:r>
      <w:r w:rsidRPr="5F2C9D75">
        <w:rPr>
          <w:rFonts w:ascii="Aptos" w:eastAsia="Aptos" w:hAnsi="Aptos" w:cs="Aptos"/>
          <w:sz w:val="28"/>
          <w:szCs w:val="28"/>
        </w:rPr>
        <w:t xml:space="preserve"> </w:t>
      </w:r>
      <w:r w:rsidRPr="5F2C9D75">
        <w:rPr>
          <w:rFonts w:ascii="Aptos" w:eastAsia="Aptos" w:hAnsi="Aptos" w:cs="Aptos"/>
          <w:b/>
          <w:bCs/>
          <w:sz w:val="28"/>
          <w:szCs w:val="28"/>
        </w:rPr>
        <w:t>ujemny</w:t>
      </w:r>
    </w:p>
    <w:p w14:paraId="4F696CB1" w14:textId="1FD00537" w:rsidR="3EA763A9" w:rsidRDefault="3EA763A9" w:rsidP="5F2C9D75">
      <w:pPr>
        <w:spacing w:line="278" w:lineRule="auto"/>
      </w:pPr>
      <w:r w:rsidRPr="5F2C9D75">
        <w:rPr>
          <w:rFonts w:ascii="Aptos" w:eastAsia="Aptos" w:hAnsi="Aptos" w:cs="Aptos"/>
          <w:sz w:val="28"/>
          <w:szCs w:val="28"/>
        </w:rPr>
        <w:t>Rentowność / marża operacyjna: umiarkowana, stabilna</w:t>
      </w:r>
    </w:p>
    <w:p w14:paraId="52F192F1" w14:textId="1F1412B5" w:rsidR="3EA763A9" w:rsidRDefault="3EA763A9" w:rsidP="5F2C9D75">
      <w:pPr>
        <w:spacing w:line="278" w:lineRule="auto"/>
      </w:pPr>
      <w:r w:rsidRPr="5F2C9D75">
        <w:rPr>
          <w:rFonts w:ascii="Aptos" w:eastAsia="Aptos" w:hAnsi="Aptos" w:cs="Aptos"/>
          <w:sz w:val="28"/>
          <w:szCs w:val="28"/>
        </w:rPr>
        <w:t>Wskaźnik bieżącej płynności: 1,05</w:t>
      </w:r>
    </w:p>
    <w:p w14:paraId="245CF9E1" w14:textId="18A16766" w:rsidR="3EA763A9" w:rsidRDefault="3EA763A9" w:rsidP="5F2C9D75">
      <w:pPr>
        <w:spacing w:line="278" w:lineRule="auto"/>
      </w:pPr>
      <w:r w:rsidRPr="5F2C9D75">
        <w:rPr>
          <w:rFonts w:ascii="Aptos" w:eastAsia="Aptos" w:hAnsi="Aptos" w:cs="Aptos"/>
          <w:sz w:val="28"/>
          <w:szCs w:val="28"/>
        </w:rPr>
        <w:t>Wskaźnik ogólnego zadłużenia: 0,69</w:t>
      </w:r>
    </w:p>
    <w:p w14:paraId="70CD0ECF" w14:textId="1DA5F0D0" w:rsidR="3EA763A9" w:rsidRDefault="3EA763A9" w:rsidP="5F2C9D75">
      <w:pPr>
        <w:spacing w:line="278" w:lineRule="auto"/>
      </w:pPr>
      <w:r w:rsidRPr="5F2C9D75">
        <w:rPr>
          <w:rFonts w:ascii="Aptos" w:eastAsia="Aptos" w:hAnsi="Aptos" w:cs="Aptos"/>
          <w:sz w:val="28"/>
          <w:szCs w:val="28"/>
          <w:lang w:val="en-US"/>
        </w:rPr>
        <w:t xml:space="preserve"> </w:t>
      </w:r>
    </w:p>
    <w:p w14:paraId="6883C6D5" w14:textId="2272E1F0" w:rsidR="3EA763A9" w:rsidRPr="0016266A" w:rsidRDefault="3EA763A9" w:rsidP="5F2C9D75">
      <w:pPr>
        <w:spacing w:line="278" w:lineRule="auto"/>
        <w:rPr>
          <w:lang w:val="pl-PL"/>
        </w:rPr>
      </w:pPr>
      <w:r w:rsidRPr="0016266A">
        <w:rPr>
          <w:rFonts w:ascii="Aptos" w:eastAsia="Aptos" w:hAnsi="Aptos" w:cs="Aptos"/>
          <w:b/>
          <w:bCs/>
          <w:sz w:val="28"/>
          <w:szCs w:val="28"/>
          <w:lang w:val="pl-PL"/>
        </w:rPr>
        <w:t>1.  Czy oferta wydaje się fair? Dlaczego?</w:t>
      </w:r>
    </w:p>
    <w:p w14:paraId="1DF30CCA" w14:textId="1E9B44AA" w:rsidR="3EA763A9" w:rsidRPr="0016266A" w:rsidRDefault="3EA763A9" w:rsidP="5F2C9D75">
      <w:pPr>
        <w:spacing w:line="278" w:lineRule="auto"/>
        <w:rPr>
          <w:lang w:val="pl-PL"/>
        </w:rPr>
      </w:pPr>
      <w:r w:rsidRPr="0016266A">
        <w:rPr>
          <w:rFonts w:ascii="Aptos" w:eastAsia="Aptos" w:hAnsi="Aptos" w:cs="Aptos"/>
          <w:sz w:val="28"/>
          <w:szCs w:val="28"/>
          <w:lang w:val="pl-PL"/>
        </w:rPr>
        <w:t xml:space="preserve">Oferta nie </w:t>
      </w:r>
      <w:r w:rsidR="23E28E11" w:rsidRPr="0016266A">
        <w:rPr>
          <w:rFonts w:ascii="Aptos" w:eastAsia="Aptos" w:hAnsi="Aptos" w:cs="Aptos"/>
          <w:sz w:val="28"/>
          <w:szCs w:val="28"/>
          <w:lang w:val="pl-PL"/>
        </w:rPr>
        <w:t>jest</w:t>
      </w:r>
      <w:ins w:id="0" w:author="Microsoft Word" w:date="2026-04-09T22:27:00Z" w16du:dateUtc="2026-04-09T20:27:00Z">
        <w:r w:rsidRPr="0016266A">
          <w:rPr>
            <w:rFonts w:ascii="Aptos" w:eastAsia="Aptos" w:hAnsi="Aptos" w:cs="Aptos"/>
            <w:sz w:val="28"/>
            <w:szCs w:val="28"/>
            <w:lang w:val="pl-PL"/>
          </w:rPr>
          <w:t xml:space="preserve"> </w:t>
        </w:r>
      </w:ins>
      <w:r w:rsidRPr="0016266A">
        <w:rPr>
          <w:rFonts w:ascii="Aptos" w:eastAsia="Aptos" w:hAnsi="Aptos" w:cs="Aptos"/>
          <w:sz w:val="28"/>
          <w:szCs w:val="28"/>
          <w:lang w:val="pl-PL"/>
        </w:rPr>
        <w:t>w pełni fair. Cena ofertowa wynosi 108 PLN, podczas gdy koszt zasadny kategorii to 97 PLN, a szacowany poziom marży ukrytej w cenie jest wysoki. To sugeruje, że w ofercie istnieje przestrzeń do negocjacji.</w:t>
      </w:r>
    </w:p>
    <w:p w14:paraId="05A53D42" w14:textId="0067F64B" w:rsidR="3EA763A9" w:rsidRPr="0016266A" w:rsidRDefault="3EA763A9" w:rsidP="5F2C9D75">
      <w:pPr>
        <w:spacing w:line="278" w:lineRule="auto"/>
        <w:rPr>
          <w:lang w:val="pl-PL"/>
        </w:rPr>
      </w:pPr>
      <w:r w:rsidRPr="5F2C9D75">
        <w:rPr>
          <w:rFonts w:ascii="Aptos" w:eastAsia="Aptos" w:hAnsi="Aptos" w:cs="Aptos"/>
          <w:b/>
          <w:bCs/>
          <w:sz w:val="28"/>
          <w:szCs w:val="28"/>
          <w:lang w:val="pl"/>
        </w:rPr>
        <w:t xml:space="preserve"> </w:t>
      </w:r>
    </w:p>
    <w:p w14:paraId="3B53AD61" w14:textId="16183571" w:rsidR="3EA763A9" w:rsidRPr="0016266A" w:rsidRDefault="3EA763A9" w:rsidP="5F2C9D75">
      <w:pPr>
        <w:spacing w:line="278" w:lineRule="auto"/>
        <w:rPr>
          <w:lang w:val="pl-PL"/>
        </w:rPr>
      </w:pPr>
      <w:r w:rsidRPr="0016266A">
        <w:rPr>
          <w:rFonts w:ascii="Aptos" w:eastAsia="Aptos" w:hAnsi="Aptos" w:cs="Aptos"/>
          <w:b/>
          <w:bCs/>
          <w:sz w:val="28"/>
          <w:szCs w:val="28"/>
          <w:lang w:val="pl-PL"/>
        </w:rPr>
        <w:t>2. Co mówią Ci dane o sytuacji biznesowej dostawcy?</w:t>
      </w:r>
    </w:p>
    <w:p w14:paraId="4F6E996C" w14:textId="7BA82CDD" w:rsidR="3EA763A9" w:rsidRPr="0016266A" w:rsidRDefault="3EA763A9" w:rsidP="5F2C9D75">
      <w:pPr>
        <w:spacing w:line="278" w:lineRule="auto"/>
        <w:rPr>
          <w:lang w:val="pl-PL"/>
        </w:rPr>
      </w:pPr>
      <w:r w:rsidRPr="0016266A">
        <w:rPr>
          <w:rFonts w:ascii="Aptos" w:eastAsia="Aptos" w:hAnsi="Aptos" w:cs="Aptos"/>
          <w:sz w:val="28"/>
          <w:szCs w:val="28"/>
          <w:lang w:val="pl-PL"/>
        </w:rPr>
        <w:lastRenderedPageBreak/>
        <w:t>Dane pokazują, że dostawca znajduje się pod presją biznesową. Przychody maleją rok do roku, CAGR jest ujemny, a wskaźnik bieżącej płynności na poziomie 1,05 wskazuje na relatywnie napiętą sytuację płynnościową. Dodatkowo zadłużenie na poziomie 0,69 sugeruje dość wysoki udział kapitału obcego. To oznacza, że dostawca może być bardziej otwarty na rozmowę o warunkach współpracy, zwłaszcza jeśli otrzyma w zamian większą przewidywalność lub szybszy przepływ gotówki.</w:t>
      </w:r>
    </w:p>
    <w:p w14:paraId="10499AFB" w14:textId="46D94137" w:rsidR="3EA763A9" w:rsidRPr="0016266A" w:rsidRDefault="3EA763A9" w:rsidP="5F2C9D75">
      <w:pPr>
        <w:spacing w:line="278" w:lineRule="auto"/>
        <w:rPr>
          <w:lang w:val="pl-PL"/>
        </w:rPr>
      </w:pPr>
      <w:r w:rsidRPr="0016266A">
        <w:rPr>
          <w:rFonts w:ascii="Aptos" w:eastAsia="Aptos" w:hAnsi="Aptos" w:cs="Aptos"/>
          <w:b/>
          <w:bCs/>
          <w:sz w:val="28"/>
          <w:szCs w:val="28"/>
          <w:lang w:val="pl-PL"/>
        </w:rPr>
        <w:t xml:space="preserve"> </w:t>
      </w:r>
    </w:p>
    <w:p w14:paraId="4C1F910A" w14:textId="246E8435" w:rsidR="3EA763A9" w:rsidRPr="0016266A" w:rsidRDefault="3EA763A9" w:rsidP="5F2C9D75">
      <w:pPr>
        <w:spacing w:line="278" w:lineRule="auto"/>
        <w:rPr>
          <w:lang w:val="pl-PL"/>
        </w:rPr>
      </w:pPr>
      <w:r w:rsidRPr="0016266A">
        <w:rPr>
          <w:rFonts w:ascii="Aptos" w:eastAsia="Aptos" w:hAnsi="Aptos" w:cs="Aptos"/>
          <w:b/>
          <w:bCs/>
          <w:sz w:val="28"/>
          <w:szCs w:val="28"/>
          <w:lang w:val="pl-PL"/>
        </w:rPr>
        <w:t>3. Jaka dźwignia negocjacyjna może być tutaj najskuteczniejsza?</w:t>
      </w:r>
    </w:p>
    <w:p w14:paraId="5F05D387" w14:textId="0409E5D1" w:rsidR="3EA763A9" w:rsidRDefault="3EA763A9" w:rsidP="5F2C9D75">
      <w:pPr>
        <w:spacing w:line="278" w:lineRule="auto"/>
      </w:pPr>
      <w:r w:rsidRPr="5F2C9D75">
        <w:rPr>
          <w:rFonts w:ascii="Aptos" w:eastAsia="Aptos" w:hAnsi="Aptos" w:cs="Aptos"/>
          <w:b/>
          <w:bCs/>
          <w:sz w:val="28"/>
          <w:szCs w:val="28"/>
        </w:rPr>
        <w:t>Zaznacz jedną lub dwie:</w:t>
      </w:r>
    </w:p>
    <w:p w14:paraId="3BB95EA3" w14:textId="45AB32D2" w:rsidR="3EA763A9" w:rsidRDefault="3EA763A9" w:rsidP="5F2C9D75">
      <w:pPr>
        <w:pStyle w:val="ListParagraph"/>
        <w:numPr>
          <w:ilvl w:val="0"/>
          <w:numId w:val="4"/>
        </w:numPr>
        <w:spacing w:after="0" w:line="278" w:lineRule="auto"/>
        <w:rPr>
          <w:rFonts w:ascii="Aptos" w:eastAsia="Aptos" w:hAnsi="Aptos" w:cs="Aptos"/>
          <w:b/>
          <w:bCs/>
          <w:sz w:val="28"/>
          <w:szCs w:val="28"/>
          <w:u w:val="single"/>
        </w:rPr>
      </w:pPr>
      <w:r w:rsidRPr="5F2C9D75">
        <w:rPr>
          <w:rFonts w:ascii="Aptos" w:eastAsia="Aptos" w:hAnsi="Aptos" w:cs="Aptos"/>
          <w:b/>
          <w:bCs/>
          <w:sz w:val="28"/>
          <w:szCs w:val="28"/>
          <w:u w:val="single"/>
        </w:rPr>
        <w:t>presja na korektę ceny</w:t>
      </w:r>
    </w:p>
    <w:p w14:paraId="5097268D" w14:textId="1F59D94F" w:rsidR="3EA763A9" w:rsidRDefault="3EA763A9" w:rsidP="5F2C9D75">
      <w:pPr>
        <w:pStyle w:val="ListParagraph"/>
        <w:numPr>
          <w:ilvl w:val="0"/>
          <w:numId w:val="4"/>
        </w:numPr>
        <w:spacing w:after="0" w:line="278" w:lineRule="auto"/>
        <w:rPr>
          <w:rFonts w:ascii="Aptos" w:eastAsia="Aptos" w:hAnsi="Aptos" w:cs="Aptos"/>
          <w:sz w:val="28"/>
          <w:szCs w:val="28"/>
        </w:rPr>
      </w:pPr>
      <w:r w:rsidRPr="5F2C9D75">
        <w:rPr>
          <w:rFonts w:ascii="Aptos" w:eastAsia="Aptos" w:hAnsi="Aptos" w:cs="Aptos"/>
          <w:sz w:val="28"/>
          <w:szCs w:val="28"/>
        </w:rPr>
        <w:t>propozycja większego wolumenu</w:t>
      </w:r>
    </w:p>
    <w:p w14:paraId="43DEEFA5" w14:textId="6A9B728C" w:rsidR="3EA763A9" w:rsidRPr="0016266A" w:rsidRDefault="3EA763A9" w:rsidP="5F2C9D75">
      <w:pPr>
        <w:pStyle w:val="ListParagraph"/>
        <w:numPr>
          <w:ilvl w:val="0"/>
          <w:numId w:val="4"/>
        </w:numPr>
        <w:spacing w:after="0" w:line="278" w:lineRule="auto"/>
        <w:rPr>
          <w:rFonts w:ascii="Aptos" w:eastAsia="Aptos" w:hAnsi="Aptos" w:cs="Aptos"/>
          <w:b/>
          <w:bCs/>
          <w:sz w:val="28"/>
          <w:szCs w:val="28"/>
          <w:u w:val="single"/>
          <w:lang w:val="pl-PL"/>
        </w:rPr>
      </w:pPr>
      <w:r w:rsidRPr="0016266A">
        <w:rPr>
          <w:rFonts w:ascii="Aptos" w:eastAsia="Aptos" w:hAnsi="Aptos" w:cs="Aptos"/>
          <w:b/>
          <w:bCs/>
          <w:sz w:val="28"/>
          <w:szCs w:val="28"/>
          <w:u w:val="single"/>
          <w:lang w:val="pl-PL"/>
        </w:rPr>
        <w:t>szybsza płatność w zamian za rabat</w:t>
      </w:r>
    </w:p>
    <w:p w14:paraId="66B9D179" w14:textId="2D69F00B" w:rsidR="3EA763A9" w:rsidRDefault="3EA763A9" w:rsidP="5F2C9D75">
      <w:pPr>
        <w:pStyle w:val="ListParagraph"/>
        <w:numPr>
          <w:ilvl w:val="0"/>
          <w:numId w:val="4"/>
        </w:numPr>
        <w:spacing w:after="0" w:line="278" w:lineRule="auto"/>
        <w:rPr>
          <w:rFonts w:ascii="Aptos" w:eastAsia="Aptos" w:hAnsi="Aptos" w:cs="Aptos"/>
          <w:sz w:val="28"/>
          <w:szCs w:val="28"/>
        </w:rPr>
      </w:pPr>
      <w:r w:rsidRPr="5F2C9D75">
        <w:rPr>
          <w:rFonts w:ascii="Aptos" w:eastAsia="Aptos" w:hAnsi="Aptos" w:cs="Aptos"/>
          <w:sz w:val="28"/>
          <w:szCs w:val="28"/>
        </w:rPr>
        <w:t>wydłużenie współpracy</w:t>
      </w:r>
    </w:p>
    <w:p w14:paraId="091750D8" w14:textId="1EADDB36" w:rsidR="3EA763A9" w:rsidRDefault="3EA763A9" w:rsidP="5F2C9D75">
      <w:pPr>
        <w:pStyle w:val="ListParagraph"/>
        <w:numPr>
          <w:ilvl w:val="0"/>
          <w:numId w:val="4"/>
        </w:numPr>
        <w:spacing w:after="0" w:line="278" w:lineRule="auto"/>
        <w:rPr>
          <w:rFonts w:ascii="Aptos" w:eastAsia="Aptos" w:hAnsi="Aptos" w:cs="Aptos"/>
          <w:sz w:val="28"/>
          <w:szCs w:val="28"/>
        </w:rPr>
      </w:pPr>
      <w:r w:rsidRPr="5F2C9D75">
        <w:rPr>
          <w:rFonts w:ascii="Aptos" w:eastAsia="Aptos" w:hAnsi="Aptos" w:cs="Aptos"/>
          <w:sz w:val="28"/>
          <w:szCs w:val="28"/>
        </w:rPr>
        <w:t>zwiększenie zabezpieczeń</w:t>
      </w:r>
    </w:p>
    <w:p w14:paraId="3F99FE64" w14:textId="73E8EA53" w:rsidR="3EA763A9" w:rsidRDefault="3EA763A9" w:rsidP="5F2C9D75">
      <w:pPr>
        <w:pStyle w:val="ListParagraph"/>
        <w:numPr>
          <w:ilvl w:val="0"/>
          <w:numId w:val="4"/>
        </w:numPr>
        <w:spacing w:after="0" w:line="278" w:lineRule="auto"/>
        <w:rPr>
          <w:rFonts w:ascii="Aptos" w:eastAsia="Aptos" w:hAnsi="Aptos" w:cs="Aptos"/>
          <w:sz w:val="28"/>
          <w:szCs w:val="28"/>
        </w:rPr>
      </w:pPr>
      <w:r w:rsidRPr="5F2C9D75">
        <w:rPr>
          <w:rFonts w:ascii="Aptos" w:eastAsia="Aptos" w:hAnsi="Aptos" w:cs="Aptos"/>
          <w:sz w:val="28"/>
          <w:szCs w:val="28"/>
        </w:rPr>
        <w:t>brak przestrzeni do działania</w:t>
      </w:r>
    </w:p>
    <w:p w14:paraId="2498200F" w14:textId="15B95628" w:rsidR="776A93ED" w:rsidRDefault="776A93ED" w:rsidP="776A93ED">
      <w:pPr>
        <w:spacing w:line="278" w:lineRule="auto"/>
        <w:rPr>
          <w:rFonts w:ascii="Aptos" w:eastAsia="Aptos" w:hAnsi="Aptos" w:cs="Aptos"/>
          <w:b/>
          <w:bCs/>
          <w:sz w:val="28"/>
          <w:szCs w:val="28"/>
        </w:rPr>
      </w:pPr>
    </w:p>
    <w:p w14:paraId="499D596B" w14:textId="4D88FDAA" w:rsidR="3EA763A9" w:rsidRPr="0016266A" w:rsidRDefault="3EA763A9" w:rsidP="5F2C9D75">
      <w:pPr>
        <w:spacing w:line="278" w:lineRule="auto"/>
        <w:rPr>
          <w:lang w:val="pl-PL"/>
        </w:rPr>
      </w:pPr>
      <w:r w:rsidRPr="0016266A">
        <w:rPr>
          <w:rFonts w:ascii="Aptos" w:eastAsia="Aptos" w:hAnsi="Aptos" w:cs="Aptos"/>
          <w:b/>
          <w:bCs/>
          <w:sz w:val="28"/>
          <w:szCs w:val="28"/>
          <w:lang w:val="pl-PL"/>
        </w:rPr>
        <w:t>4. Jaką konkretną propozycję dasz dostawcy?</w:t>
      </w:r>
    </w:p>
    <w:p w14:paraId="45A263FF" w14:textId="3A2EB55A" w:rsidR="3EA763A9" w:rsidRPr="0016266A" w:rsidRDefault="3EA763A9" w:rsidP="5F2C9D75">
      <w:pPr>
        <w:spacing w:line="278" w:lineRule="auto"/>
        <w:rPr>
          <w:lang w:val="pl-PL"/>
        </w:rPr>
      </w:pPr>
      <w:r w:rsidRPr="0016266A">
        <w:rPr>
          <w:rFonts w:ascii="Aptos" w:eastAsia="Aptos" w:hAnsi="Aptos" w:cs="Aptos"/>
          <w:sz w:val="28"/>
          <w:szCs w:val="28"/>
          <w:lang w:val="pl-PL"/>
        </w:rPr>
        <w:t>Proponuję rozmowę o obniżce ceny w zamian za szybszy termin płatności albo uzgodnienie rabatu przy utrzymaniu określonego wolumenu zakupów. To odpowiada zarówno naszej potrzebie korekty ceny, jak i możliwej potrzebie poprawy płynności po stronie dostawcy.</w:t>
      </w:r>
    </w:p>
    <w:p w14:paraId="3C85C13A" w14:textId="3881EDA2" w:rsidR="776A93ED" w:rsidRPr="0016266A" w:rsidRDefault="776A93ED" w:rsidP="776A93ED">
      <w:pPr>
        <w:spacing w:line="278" w:lineRule="auto"/>
        <w:rPr>
          <w:rFonts w:ascii="Aptos" w:eastAsia="Aptos" w:hAnsi="Aptos" w:cs="Aptos"/>
          <w:b/>
          <w:bCs/>
          <w:sz w:val="28"/>
          <w:szCs w:val="28"/>
          <w:lang w:val="pl-PL"/>
        </w:rPr>
      </w:pPr>
    </w:p>
    <w:p w14:paraId="566F8F1E" w14:textId="24026F3E" w:rsidR="3EA763A9" w:rsidRPr="0016266A" w:rsidRDefault="3EA763A9" w:rsidP="5F2C9D75">
      <w:pPr>
        <w:spacing w:line="278" w:lineRule="auto"/>
        <w:rPr>
          <w:lang w:val="pl-PL"/>
        </w:rPr>
      </w:pPr>
      <w:r w:rsidRPr="0016266A">
        <w:rPr>
          <w:rFonts w:ascii="Aptos" w:eastAsia="Aptos" w:hAnsi="Aptos" w:cs="Aptos"/>
          <w:b/>
          <w:bCs/>
          <w:sz w:val="28"/>
          <w:szCs w:val="28"/>
          <w:lang w:val="pl-PL"/>
        </w:rPr>
        <w:t>5. Jakimi 2 zdaniami otworzysz rozmowę?</w:t>
      </w:r>
    </w:p>
    <w:p w14:paraId="2D020C4E" w14:textId="6D252AD3" w:rsidR="3EA763A9" w:rsidRPr="0016266A" w:rsidRDefault="3EA763A9" w:rsidP="5F2C9D75">
      <w:pPr>
        <w:spacing w:before="240" w:after="240"/>
        <w:rPr>
          <w:lang w:val="pl-PL"/>
        </w:rPr>
      </w:pPr>
      <w:r w:rsidRPr="0016266A">
        <w:rPr>
          <w:rFonts w:ascii="Aptos" w:eastAsia="Aptos" w:hAnsi="Aptos" w:cs="Aptos"/>
          <w:sz w:val="28"/>
          <w:szCs w:val="28"/>
          <w:lang w:val="pl-PL"/>
        </w:rPr>
        <w:t>Przeanalizowaliśmy zarówno poziom oferty, jak i sytuację rynkową i widzimy przestrzeń do korekty ceny. Jednocześnie jesteśmy gotowi porozmawiać o rozwiązaniu, które może być korzystne dla obu stron, na przykład w formule szybszej płatności w zamian za rabat.</w:t>
      </w:r>
    </w:p>
    <w:p w14:paraId="519B8093" w14:textId="67D04D40" w:rsidR="776A93ED" w:rsidRPr="0016266A" w:rsidRDefault="776A93ED" w:rsidP="776A93ED">
      <w:pPr>
        <w:spacing w:before="240" w:after="240"/>
        <w:rPr>
          <w:rFonts w:ascii="Aptos" w:eastAsia="Aptos" w:hAnsi="Aptos" w:cs="Aptos"/>
          <w:b/>
          <w:bCs/>
          <w:sz w:val="28"/>
          <w:szCs w:val="28"/>
          <w:lang w:val="pl-PL"/>
        </w:rPr>
      </w:pPr>
    </w:p>
    <w:p w14:paraId="3F795505" w14:textId="3C636EAA" w:rsidR="3EA763A9" w:rsidRPr="0016266A" w:rsidRDefault="3EA763A9" w:rsidP="5F2C9D75">
      <w:pPr>
        <w:spacing w:before="240" w:after="240"/>
        <w:rPr>
          <w:lang w:val="pl-PL"/>
        </w:rPr>
      </w:pPr>
      <w:r w:rsidRPr="0016266A">
        <w:rPr>
          <w:rFonts w:ascii="Aptos" w:eastAsia="Aptos" w:hAnsi="Aptos" w:cs="Aptos"/>
          <w:b/>
          <w:bCs/>
          <w:sz w:val="28"/>
          <w:szCs w:val="28"/>
          <w:lang w:val="pl-PL"/>
        </w:rPr>
        <w:t>Wniosek</w:t>
      </w:r>
    </w:p>
    <w:p w14:paraId="1634DF9C" w14:textId="543798F9" w:rsidR="3EA763A9" w:rsidRPr="0016266A" w:rsidRDefault="3EA763A9" w:rsidP="5F2C9D75">
      <w:pPr>
        <w:spacing w:line="278" w:lineRule="auto"/>
        <w:rPr>
          <w:lang w:val="pl-PL"/>
        </w:rPr>
      </w:pPr>
      <w:r w:rsidRPr="0016266A">
        <w:rPr>
          <w:rFonts w:ascii="Aptos" w:eastAsia="Aptos" w:hAnsi="Aptos" w:cs="Aptos"/>
          <w:sz w:val="28"/>
          <w:szCs w:val="28"/>
          <w:lang w:val="pl-PL"/>
        </w:rPr>
        <w:lastRenderedPageBreak/>
        <w:t>Ocena fair oferty nie powinna opierać się wyłącznie na cenie. Trzeba połączyć analizę kosztu zasadnego z oceną sytuacji dostawcy i dopiero wtedy dobrać właściwą dźwignię negocjacyjną. Standard negocjacyjny polega na przełożeniu danych na konkretną strategię rozmowy.</w:t>
      </w:r>
      <w:r w:rsidRPr="0016266A">
        <w:rPr>
          <w:lang w:val="pl-PL"/>
        </w:rPr>
        <w:br/>
      </w:r>
      <w:r w:rsidRPr="0016266A">
        <w:rPr>
          <w:rFonts w:ascii="Aptos" w:eastAsia="Aptos" w:hAnsi="Aptos" w:cs="Aptos"/>
          <w:lang w:val="pl-PL"/>
        </w:rPr>
        <w:t xml:space="preserve"> </w:t>
      </w:r>
    </w:p>
    <w:p w14:paraId="227AB053" w14:textId="6930F459" w:rsidR="3EA763A9" w:rsidRPr="0016266A" w:rsidRDefault="3EA763A9" w:rsidP="5F2C9D75">
      <w:pPr>
        <w:pStyle w:val="Heading2"/>
        <w:spacing w:line="278" w:lineRule="auto"/>
        <w:rPr>
          <w:lang w:val="pl-PL"/>
        </w:rPr>
      </w:pPr>
      <w:r w:rsidRPr="5F2C9D75">
        <w:rPr>
          <w:rFonts w:ascii="Aptos" w:eastAsia="Aptos" w:hAnsi="Aptos" w:cs="Aptos"/>
          <w:b/>
          <w:bCs/>
          <w:sz w:val="28"/>
          <w:szCs w:val="28"/>
          <w:lang w:val="pl"/>
        </w:rPr>
        <w:t>Ćwiczenie 4</w:t>
      </w:r>
    </w:p>
    <w:p w14:paraId="63D1DF91" w14:textId="54F357F0" w:rsidR="3EA763A9" w:rsidRPr="0016266A" w:rsidRDefault="3EA763A9" w:rsidP="5F2C9D75">
      <w:pPr>
        <w:pStyle w:val="Heading3"/>
        <w:spacing w:line="278" w:lineRule="auto"/>
        <w:rPr>
          <w:lang w:val="pl-PL"/>
        </w:rPr>
      </w:pPr>
      <w:r w:rsidRPr="5F2C9D75">
        <w:rPr>
          <w:rFonts w:ascii="Aptos" w:eastAsia="Aptos" w:hAnsi="Aptos" w:cs="Aptos"/>
          <w:b/>
          <w:bCs/>
          <w:lang w:val="pl"/>
        </w:rPr>
        <w:t>Jak budować argumentację, gdy klasyczne dane nie dają przewagi</w:t>
      </w:r>
    </w:p>
    <w:p w14:paraId="013191C6" w14:textId="2E9DAA8A" w:rsidR="3EA763A9" w:rsidRPr="0016266A" w:rsidRDefault="3EA763A9" w:rsidP="5F2C9D75">
      <w:pPr>
        <w:pStyle w:val="Heading3"/>
        <w:spacing w:line="278" w:lineRule="auto"/>
        <w:rPr>
          <w:lang w:val="pl-PL"/>
        </w:rPr>
      </w:pPr>
      <w:r w:rsidRPr="0016266A">
        <w:rPr>
          <w:rFonts w:ascii="Aptos" w:eastAsia="Aptos" w:hAnsi="Aptos" w:cs="Aptos"/>
          <w:b/>
          <w:bCs/>
          <w:lang w:val="pl-PL"/>
        </w:rPr>
        <w:t xml:space="preserve"> </w:t>
      </w:r>
    </w:p>
    <w:p w14:paraId="385E1BEE" w14:textId="57FBDAB3" w:rsidR="3EA763A9" w:rsidRPr="0016266A" w:rsidRDefault="3EA763A9" w:rsidP="5F2C9D75">
      <w:pPr>
        <w:pStyle w:val="Heading3"/>
        <w:spacing w:line="278" w:lineRule="auto"/>
        <w:rPr>
          <w:lang w:val="pl-PL"/>
        </w:rPr>
      </w:pPr>
      <w:r w:rsidRPr="5F2C9D75">
        <w:rPr>
          <w:rFonts w:ascii="Aptos" w:eastAsia="Aptos" w:hAnsi="Aptos" w:cs="Aptos"/>
          <w:lang w:val="pl"/>
        </w:rPr>
        <w:t>Opis sytuacji</w:t>
      </w:r>
    </w:p>
    <w:p w14:paraId="4862ABDC" w14:textId="079247AE" w:rsidR="3EA763A9" w:rsidRPr="0016266A" w:rsidRDefault="3EA763A9" w:rsidP="5F2C9D75">
      <w:pPr>
        <w:spacing w:line="278" w:lineRule="auto"/>
        <w:rPr>
          <w:lang w:val="pl-PL"/>
        </w:rPr>
      </w:pPr>
      <w:r w:rsidRPr="0016266A">
        <w:rPr>
          <w:rFonts w:ascii="Aptos" w:eastAsia="Aptos" w:hAnsi="Aptos" w:cs="Aptos"/>
          <w:sz w:val="28"/>
          <w:szCs w:val="28"/>
          <w:lang w:val="pl-PL"/>
        </w:rPr>
        <w:t>Wyobraź sobie sytuację, w której:</w:t>
      </w:r>
    </w:p>
    <w:p w14:paraId="688A2A95" w14:textId="0B6B3F89" w:rsidR="3EA763A9" w:rsidRDefault="3EA763A9" w:rsidP="5F2C9D75">
      <w:pPr>
        <w:pStyle w:val="ListParagraph"/>
        <w:numPr>
          <w:ilvl w:val="0"/>
          <w:numId w:val="3"/>
        </w:numPr>
        <w:spacing w:after="0" w:line="278" w:lineRule="auto"/>
        <w:rPr>
          <w:rFonts w:ascii="Aptos" w:eastAsia="Aptos" w:hAnsi="Aptos" w:cs="Aptos"/>
          <w:sz w:val="28"/>
          <w:szCs w:val="28"/>
        </w:rPr>
      </w:pPr>
      <w:r w:rsidRPr="5F2C9D75">
        <w:rPr>
          <w:rFonts w:ascii="Aptos" w:eastAsia="Aptos" w:hAnsi="Aptos" w:cs="Aptos"/>
          <w:sz w:val="28"/>
          <w:szCs w:val="28"/>
        </w:rPr>
        <w:t>cena dostawcy wygląda racjonalnie,</w:t>
      </w:r>
    </w:p>
    <w:p w14:paraId="1A57445D" w14:textId="2D232E6B" w:rsidR="3EA763A9" w:rsidRPr="0016266A" w:rsidRDefault="3EA763A9" w:rsidP="5F2C9D75">
      <w:pPr>
        <w:pStyle w:val="ListParagraph"/>
        <w:numPr>
          <w:ilvl w:val="0"/>
          <w:numId w:val="3"/>
        </w:numPr>
        <w:spacing w:after="0" w:line="278" w:lineRule="auto"/>
        <w:rPr>
          <w:rFonts w:ascii="Aptos" w:eastAsia="Aptos" w:hAnsi="Aptos" w:cs="Aptos"/>
          <w:sz w:val="28"/>
          <w:szCs w:val="28"/>
          <w:lang w:val="pl-PL"/>
        </w:rPr>
      </w:pPr>
      <w:r w:rsidRPr="0016266A">
        <w:rPr>
          <w:rFonts w:ascii="Aptos" w:eastAsia="Aptos" w:hAnsi="Aptos" w:cs="Aptos"/>
          <w:sz w:val="28"/>
          <w:szCs w:val="28"/>
          <w:lang w:val="pl-PL"/>
        </w:rPr>
        <w:t>nie widzisz silnej przewagi w benchmarku,</w:t>
      </w:r>
    </w:p>
    <w:p w14:paraId="03E19668" w14:textId="30269535" w:rsidR="3EA763A9" w:rsidRPr="0016266A" w:rsidRDefault="3EA763A9" w:rsidP="5F2C9D75">
      <w:pPr>
        <w:pStyle w:val="ListParagraph"/>
        <w:numPr>
          <w:ilvl w:val="0"/>
          <w:numId w:val="3"/>
        </w:numPr>
        <w:spacing w:after="0" w:line="278" w:lineRule="auto"/>
        <w:rPr>
          <w:rFonts w:ascii="Aptos" w:eastAsia="Aptos" w:hAnsi="Aptos" w:cs="Aptos"/>
          <w:sz w:val="28"/>
          <w:szCs w:val="28"/>
          <w:lang w:val="pl-PL"/>
        </w:rPr>
      </w:pPr>
      <w:r w:rsidRPr="0016266A">
        <w:rPr>
          <w:rFonts w:ascii="Aptos" w:eastAsia="Aptos" w:hAnsi="Aptos" w:cs="Aptos"/>
          <w:sz w:val="28"/>
          <w:szCs w:val="28"/>
          <w:lang w:val="pl-PL"/>
        </w:rPr>
        <w:t>sytuacja finansowa dostawcy nie daje oczywistej dźwigni.</w:t>
      </w:r>
    </w:p>
    <w:p w14:paraId="034606E5" w14:textId="475A0064" w:rsidR="3EA763A9" w:rsidRPr="0016266A" w:rsidRDefault="3EA763A9" w:rsidP="5F2C9D75">
      <w:pPr>
        <w:spacing w:line="278" w:lineRule="auto"/>
        <w:rPr>
          <w:lang w:val="pl-PL"/>
        </w:rPr>
      </w:pPr>
      <w:r w:rsidRPr="0016266A">
        <w:rPr>
          <w:rFonts w:ascii="Aptos" w:eastAsia="Aptos" w:hAnsi="Aptos" w:cs="Aptos"/>
          <w:sz w:val="28"/>
          <w:szCs w:val="28"/>
          <w:lang w:val="pl-PL"/>
        </w:rPr>
        <w:t xml:space="preserve"> </w:t>
      </w:r>
    </w:p>
    <w:p w14:paraId="422021E0" w14:textId="583F7F31" w:rsidR="3EA763A9" w:rsidRPr="0016266A" w:rsidRDefault="3EA763A9" w:rsidP="5F2C9D75">
      <w:pPr>
        <w:spacing w:line="278" w:lineRule="auto"/>
        <w:rPr>
          <w:lang w:val="pl-PL"/>
        </w:rPr>
      </w:pPr>
      <w:r w:rsidRPr="0016266A">
        <w:rPr>
          <w:rFonts w:ascii="Aptos" w:eastAsia="Aptos" w:hAnsi="Aptos" w:cs="Aptos"/>
          <w:sz w:val="28"/>
          <w:szCs w:val="28"/>
          <w:lang w:val="pl-PL"/>
        </w:rPr>
        <w:t>Twoim zadaniem jest zbudować nową narrację negocjacyjną na podstawie sygnałów z rynku.</w:t>
      </w:r>
    </w:p>
    <w:p w14:paraId="0C2F66A7" w14:textId="31366659" w:rsidR="3EA763A9" w:rsidRPr="0016266A" w:rsidRDefault="3EA763A9" w:rsidP="5F2C9D75">
      <w:pPr>
        <w:spacing w:line="278" w:lineRule="auto"/>
        <w:rPr>
          <w:lang w:val="pl-PL"/>
        </w:rPr>
      </w:pPr>
      <w:r w:rsidRPr="0016266A">
        <w:rPr>
          <w:rFonts w:ascii="Aptos" w:eastAsia="Aptos" w:hAnsi="Aptos" w:cs="Aptos"/>
          <w:sz w:val="28"/>
          <w:szCs w:val="28"/>
          <w:lang w:val="pl-PL"/>
        </w:rPr>
        <w:t xml:space="preserve"> </w:t>
      </w:r>
    </w:p>
    <w:p w14:paraId="6E448909" w14:textId="687FC0AB" w:rsidR="5F2C9D75" w:rsidRPr="0016266A" w:rsidRDefault="5F2C9D75" w:rsidP="5F2C9D75">
      <w:pPr>
        <w:spacing w:line="278" w:lineRule="auto"/>
        <w:rPr>
          <w:lang w:val="pl-PL"/>
        </w:rPr>
      </w:pPr>
    </w:p>
    <w:p w14:paraId="1DA593C5" w14:textId="391DB381" w:rsidR="3EA763A9" w:rsidRPr="0016266A" w:rsidRDefault="3EA763A9" w:rsidP="5F2C9D75">
      <w:pPr>
        <w:spacing w:line="278" w:lineRule="auto"/>
        <w:rPr>
          <w:lang w:val="pl-PL"/>
        </w:rPr>
      </w:pPr>
      <w:r w:rsidRPr="0016266A">
        <w:rPr>
          <w:rFonts w:ascii="Aptos" w:eastAsia="Aptos" w:hAnsi="Aptos" w:cs="Aptos"/>
          <w:lang w:val="pl-PL"/>
        </w:rPr>
        <w:t xml:space="preserve"> </w:t>
      </w:r>
    </w:p>
    <w:p w14:paraId="512D0D88" w14:textId="5D8993B6" w:rsidR="3EA763A9" w:rsidRPr="0016266A" w:rsidRDefault="3EA763A9" w:rsidP="5F2C9D75">
      <w:pPr>
        <w:spacing w:before="240" w:after="240"/>
        <w:rPr>
          <w:lang w:val="pl-PL"/>
        </w:rPr>
      </w:pPr>
      <w:r w:rsidRPr="0016266A">
        <w:rPr>
          <w:rFonts w:ascii="Aptos" w:eastAsia="Aptos" w:hAnsi="Aptos" w:cs="Aptos"/>
          <w:b/>
          <w:bCs/>
          <w:sz w:val="28"/>
          <w:szCs w:val="28"/>
          <w:lang w:val="pl-PL"/>
        </w:rPr>
        <w:t>Sygnały z otoczenia rynkowego</w:t>
      </w:r>
    </w:p>
    <w:p w14:paraId="0C4A6793" w14:textId="6EEA345B" w:rsidR="3EA763A9" w:rsidRPr="0016266A" w:rsidRDefault="3EA763A9" w:rsidP="5F2C9D75">
      <w:pPr>
        <w:spacing w:before="240" w:after="240"/>
        <w:rPr>
          <w:lang w:val="pl-PL"/>
        </w:rPr>
      </w:pPr>
      <w:r w:rsidRPr="0016266A">
        <w:rPr>
          <w:rFonts w:ascii="Aptos" w:eastAsia="Aptos" w:hAnsi="Aptos" w:cs="Aptos"/>
          <w:b/>
          <w:bCs/>
          <w:sz w:val="28"/>
          <w:szCs w:val="28"/>
          <w:lang w:val="pl-PL"/>
        </w:rPr>
        <w:t xml:space="preserve"> </w:t>
      </w:r>
    </w:p>
    <w:p w14:paraId="3C5C9943" w14:textId="2B62B2C4" w:rsidR="3EA763A9" w:rsidRPr="0016266A" w:rsidRDefault="3EA763A9" w:rsidP="5F2C9D75">
      <w:pPr>
        <w:rPr>
          <w:lang w:val="pl-PL"/>
        </w:rPr>
      </w:pPr>
      <w:r w:rsidRPr="0016266A">
        <w:rPr>
          <w:rFonts w:ascii="Aptos" w:eastAsia="Aptos" w:hAnsi="Aptos" w:cs="Aptos"/>
          <w:sz w:val="28"/>
          <w:szCs w:val="28"/>
          <w:lang w:val="pl-PL"/>
        </w:rPr>
        <w:t>Kategoria: opakowania / komponent z tworzywa</w:t>
      </w:r>
    </w:p>
    <w:p w14:paraId="2007EED3" w14:textId="439A30F8" w:rsidR="3EA763A9" w:rsidRDefault="3EA763A9" w:rsidP="5F2C9D75">
      <w:r w:rsidRPr="5F2C9D75">
        <w:rPr>
          <w:rFonts w:ascii="Aptos" w:eastAsia="Aptos" w:hAnsi="Aptos" w:cs="Aptos"/>
          <w:sz w:val="28"/>
          <w:szCs w:val="28"/>
        </w:rPr>
        <w:t>Obecna sytuacja:</w:t>
      </w:r>
    </w:p>
    <w:p w14:paraId="1DBDBB5D" w14:textId="2AB90DAD" w:rsidR="3EA763A9" w:rsidRPr="0016266A" w:rsidRDefault="3EA763A9" w:rsidP="5F2C9D75">
      <w:pPr>
        <w:pStyle w:val="ListParagraph"/>
        <w:numPr>
          <w:ilvl w:val="0"/>
          <w:numId w:val="2"/>
        </w:numPr>
        <w:spacing w:after="0" w:line="278" w:lineRule="auto"/>
        <w:rPr>
          <w:rFonts w:ascii="Aptos" w:eastAsia="Aptos" w:hAnsi="Aptos" w:cs="Aptos"/>
          <w:sz w:val="28"/>
          <w:szCs w:val="28"/>
          <w:lang w:val="pl-PL"/>
        </w:rPr>
      </w:pPr>
      <w:r w:rsidRPr="0016266A">
        <w:rPr>
          <w:rFonts w:ascii="Aptos" w:eastAsia="Aptos" w:hAnsi="Aptos" w:cs="Aptos"/>
          <w:sz w:val="28"/>
          <w:szCs w:val="28"/>
          <w:lang w:val="pl-PL"/>
        </w:rPr>
        <w:t>dostawca proponuje kontynuację współpracy na dotychczasowych warunkach,</w:t>
      </w:r>
    </w:p>
    <w:p w14:paraId="4851CF05" w14:textId="4D21A4B7" w:rsidR="3EA763A9" w:rsidRPr="0016266A" w:rsidRDefault="3EA763A9" w:rsidP="5F2C9D75">
      <w:pPr>
        <w:pStyle w:val="ListParagraph"/>
        <w:numPr>
          <w:ilvl w:val="0"/>
          <w:numId w:val="2"/>
        </w:numPr>
        <w:spacing w:after="0" w:line="278" w:lineRule="auto"/>
        <w:rPr>
          <w:rFonts w:ascii="Aptos" w:eastAsia="Aptos" w:hAnsi="Aptos" w:cs="Aptos"/>
          <w:sz w:val="28"/>
          <w:szCs w:val="28"/>
          <w:lang w:val="pl-PL"/>
        </w:rPr>
      </w:pPr>
      <w:r w:rsidRPr="0016266A">
        <w:rPr>
          <w:rFonts w:ascii="Aptos" w:eastAsia="Aptos" w:hAnsi="Aptos" w:cs="Aptos"/>
          <w:sz w:val="28"/>
          <w:szCs w:val="28"/>
          <w:lang w:val="pl-PL"/>
        </w:rPr>
        <w:t>cena nie odbiega istotnie od oczekiwań,</w:t>
      </w:r>
    </w:p>
    <w:p w14:paraId="3265F8CD" w14:textId="2B993EB5" w:rsidR="3EA763A9" w:rsidRPr="0016266A" w:rsidRDefault="3EA763A9" w:rsidP="5F2C9D75">
      <w:pPr>
        <w:pStyle w:val="ListParagraph"/>
        <w:numPr>
          <w:ilvl w:val="0"/>
          <w:numId w:val="2"/>
        </w:numPr>
        <w:spacing w:after="0" w:line="278" w:lineRule="auto"/>
        <w:rPr>
          <w:rFonts w:ascii="Aptos" w:eastAsia="Aptos" w:hAnsi="Aptos" w:cs="Aptos"/>
          <w:sz w:val="28"/>
          <w:szCs w:val="28"/>
          <w:lang w:val="pl-PL"/>
        </w:rPr>
      </w:pPr>
      <w:r w:rsidRPr="0016266A">
        <w:rPr>
          <w:rFonts w:ascii="Aptos" w:eastAsia="Aptos" w:hAnsi="Aptos" w:cs="Aptos"/>
          <w:sz w:val="28"/>
          <w:szCs w:val="28"/>
          <w:lang w:val="pl-PL"/>
        </w:rPr>
        <w:t>nie widać prostego argumentu do obniżki.</w:t>
      </w:r>
    </w:p>
    <w:p w14:paraId="390C06B8" w14:textId="3B65E377" w:rsidR="3EA763A9" w:rsidRPr="0016266A" w:rsidRDefault="3EA763A9" w:rsidP="5F2C9D75">
      <w:pPr>
        <w:spacing w:line="278" w:lineRule="auto"/>
        <w:rPr>
          <w:lang w:val="pl-PL"/>
        </w:rPr>
      </w:pPr>
      <w:r w:rsidRPr="0016266A">
        <w:rPr>
          <w:rFonts w:ascii="Aptos" w:eastAsia="Aptos" w:hAnsi="Aptos" w:cs="Aptos"/>
          <w:sz w:val="28"/>
          <w:szCs w:val="28"/>
          <w:lang w:val="pl-PL"/>
        </w:rPr>
        <w:t>Dodatkowe sygnały z rynku:</w:t>
      </w:r>
    </w:p>
    <w:p w14:paraId="7B0C21EE" w14:textId="7E18A9F2" w:rsidR="3EA763A9" w:rsidRPr="0016266A" w:rsidRDefault="3EA763A9" w:rsidP="5F2C9D75">
      <w:pPr>
        <w:spacing w:line="278" w:lineRule="auto"/>
        <w:rPr>
          <w:lang w:val="pl-PL"/>
        </w:rPr>
      </w:pPr>
      <w:r w:rsidRPr="0016266A">
        <w:rPr>
          <w:rFonts w:ascii="Aptos" w:eastAsia="Aptos" w:hAnsi="Aptos" w:cs="Aptos"/>
          <w:b/>
          <w:bCs/>
          <w:sz w:val="28"/>
          <w:szCs w:val="28"/>
          <w:lang w:val="pl-PL"/>
        </w:rPr>
        <w:t>Sygnał 1</w:t>
      </w:r>
    </w:p>
    <w:p w14:paraId="4DC6C545" w14:textId="0DCB88BA" w:rsidR="3EA763A9" w:rsidRPr="0016266A" w:rsidRDefault="3EA763A9" w:rsidP="5F2C9D75">
      <w:pPr>
        <w:spacing w:line="278" w:lineRule="auto"/>
        <w:rPr>
          <w:lang w:val="pl-PL"/>
        </w:rPr>
      </w:pPr>
      <w:r w:rsidRPr="0016266A">
        <w:rPr>
          <w:rFonts w:ascii="Aptos" w:eastAsia="Aptos" w:hAnsi="Aptos" w:cs="Aptos"/>
          <w:sz w:val="28"/>
          <w:szCs w:val="28"/>
          <w:lang w:val="pl-PL"/>
        </w:rPr>
        <w:lastRenderedPageBreak/>
        <w:t>W ostatnich tygodniach widoczny jest spadek cen głównego polimeru.</w:t>
      </w:r>
    </w:p>
    <w:p w14:paraId="5D308178" w14:textId="772B9239" w:rsidR="3EA763A9" w:rsidRPr="0016266A" w:rsidRDefault="3EA763A9" w:rsidP="5F2C9D75">
      <w:pPr>
        <w:spacing w:line="278" w:lineRule="auto"/>
        <w:rPr>
          <w:lang w:val="pl-PL"/>
        </w:rPr>
      </w:pPr>
      <w:r w:rsidRPr="0016266A">
        <w:rPr>
          <w:rFonts w:ascii="Aptos" w:eastAsia="Aptos" w:hAnsi="Aptos" w:cs="Aptos"/>
          <w:b/>
          <w:bCs/>
          <w:sz w:val="28"/>
          <w:szCs w:val="28"/>
          <w:lang w:val="pl-PL"/>
        </w:rPr>
        <w:t>Sygnał 2</w:t>
      </w:r>
    </w:p>
    <w:p w14:paraId="5275D926" w14:textId="59BE511D" w:rsidR="3EA763A9" w:rsidRPr="0016266A" w:rsidRDefault="3EA763A9" w:rsidP="5F2C9D75">
      <w:pPr>
        <w:spacing w:line="278" w:lineRule="auto"/>
        <w:rPr>
          <w:lang w:val="pl-PL"/>
        </w:rPr>
      </w:pPr>
      <w:r w:rsidRPr="0016266A">
        <w:rPr>
          <w:rFonts w:ascii="Aptos" w:eastAsia="Aptos" w:hAnsi="Aptos" w:cs="Aptos"/>
          <w:sz w:val="28"/>
          <w:szCs w:val="28"/>
          <w:lang w:val="pl-PL"/>
        </w:rPr>
        <w:t>Na rynku regionalnym pojawił się nowy producent zwiększający dostępność podaży.</w:t>
      </w:r>
    </w:p>
    <w:p w14:paraId="6A83C935" w14:textId="2F028420" w:rsidR="3EA763A9" w:rsidRPr="0016266A" w:rsidRDefault="3EA763A9" w:rsidP="5F2C9D75">
      <w:pPr>
        <w:spacing w:line="278" w:lineRule="auto"/>
        <w:rPr>
          <w:lang w:val="pl-PL"/>
        </w:rPr>
      </w:pPr>
      <w:r w:rsidRPr="0016266A">
        <w:rPr>
          <w:rFonts w:ascii="Aptos" w:eastAsia="Aptos" w:hAnsi="Aptos" w:cs="Aptos"/>
          <w:b/>
          <w:bCs/>
          <w:sz w:val="28"/>
          <w:szCs w:val="28"/>
          <w:lang w:val="pl-PL"/>
        </w:rPr>
        <w:t>Sygnał 3</w:t>
      </w:r>
    </w:p>
    <w:p w14:paraId="2C439CC4" w14:textId="5375221B" w:rsidR="3EA763A9" w:rsidRPr="0016266A" w:rsidRDefault="3EA763A9" w:rsidP="5F2C9D75">
      <w:pPr>
        <w:spacing w:line="278" w:lineRule="auto"/>
        <w:rPr>
          <w:lang w:val="pl-PL"/>
        </w:rPr>
      </w:pPr>
      <w:r w:rsidRPr="0016266A">
        <w:rPr>
          <w:rFonts w:ascii="Aptos" w:eastAsia="Aptos" w:hAnsi="Aptos" w:cs="Aptos"/>
          <w:sz w:val="28"/>
          <w:szCs w:val="28"/>
          <w:lang w:val="pl-PL"/>
        </w:rPr>
        <w:t>Zapowiedziano zmiany regulacyjne, które w perspektywie kolejnych kwartałów mogą zmienić strukturę kosztową produktów opakowaniowych.</w:t>
      </w:r>
    </w:p>
    <w:p w14:paraId="5B3020C3" w14:textId="6C4B7A1F" w:rsidR="3EA763A9" w:rsidRPr="0016266A" w:rsidRDefault="3EA763A9" w:rsidP="5F2C9D75">
      <w:pPr>
        <w:spacing w:line="278" w:lineRule="auto"/>
        <w:rPr>
          <w:lang w:val="pl-PL"/>
        </w:rPr>
      </w:pPr>
      <w:r w:rsidRPr="0016266A">
        <w:rPr>
          <w:rFonts w:ascii="Aptos" w:eastAsia="Aptos" w:hAnsi="Aptos" w:cs="Aptos"/>
          <w:sz w:val="28"/>
          <w:szCs w:val="28"/>
          <w:lang w:val="pl-PL"/>
        </w:rPr>
        <w:t xml:space="preserve"> </w:t>
      </w:r>
    </w:p>
    <w:p w14:paraId="43627254" w14:textId="23E056F5" w:rsidR="3EA763A9" w:rsidRPr="0016266A" w:rsidRDefault="3EA763A9" w:rsidP="5F2C9D75">
      <w:pPr>
        <w:spacing w:line="278" w:lineRule="auto"/>
        <w:rPr>
          <w:lang w:val="pl-PL"/>
        </w:rPr>
      </w:pPr>
      <w:r w:rsidRPr="0016266A">
        <w:rPr>
          <w:rFonts w:ascii="Aptos" w:eastAsia="Aptos" w:hAnsi="Aptos" w:cs="Aptos"/>
          <w:sz w:val="28"/>
          <w:szCs w:val="28"/>
          <w:lang w:val="pl-PL"/>
        </w:rPr>
        <w:t xml:space="preserve"> </w:t>
      </w:r>
    </w:p>
    <w:p w14:paraId="1EA2B5C1" w14:textId="3BF4D1A2" w:rsidR="3EA763A9" w:rsidRPr="0016266A" w:rsidRDefault="3EA763A9" w:rsidP="5F2C9D75">
      <w:pPr>
        <w:spacing w:line="278" w:lineRule="auto"/>
        <w:rPr>
          <w:lang w:val="pl-PL"/>
        </w:rPr>
      </w:pPr>
      <w:r w:rsidRPr="0016266A">
        <w:rPr>
          <w:rFonts w:ascii="Aptos" w:eastAsia="Aptos" w:hAnsi="Aptos" w:cs="Aptos"/>
          <w:b/>
          <w:bCs/>
          <w:sz w:val="28"/>
          <w:szCs w:val="28"/>
          <w:lang w:val="pl-PL"/>
        </w:rPr>
        <w:t>1.  Który sygnał uznajesz za najważniejszy i dlaczego?</w:t>
      </w:r>
    </w:p>
    <w:p w14:paraId="54713CE1" w14:textId="73D1E292" w:rsidR="3EA763A9" w:rsidRPr="0016266A" w:rsidRDefault="3EA763A9" w:rsidP="5F2C9D75">
      <w:pPr>
        <w:spacing w:line="278" w:lineRule="auto"/>
        <w:rPr>
          <w:lang w:val="pl-PL"/>
        </w:rPr>
      </w:pPr>
      <w:r w:rsidRPr="0016266A">
        <w:rPr>
          <w:rFonts w:ascii="Aptos" w:eastAsia="Aptos" w:hAnsi="Aptos" w:cs="Aptos"/>
          <w:sz w:val="28"/>
          <w:szCs w:val="28"/>
          <w:lang w:val="pl-PL"/>
        </w:rPr>
        <w:t>Za najważniejszy uznaję sygnał o pojawieniu się nowego producenta zwiększającego podaż na rynku regionalnym. Ten sygnał może bezpośrednio wpływać na pozycję negocjacyjną obecnego dostawcy, ponieważ zwiększa konkurencję i ogranicza jego siłę rynkową.</w:t>
      </w:r>
    </w:p>
    <w:p w14:paraId="42D88A3C" w14:textId="735F2DBD" w:rsidR="776A93ED" w:rsidRPr="0016266A" w:rsidRDefault="776A93ED" w:rsidP="776A93ED">
      <w:pPr>
        <w:spacing w:line="278" w:lineRule="auto"/>
        <w:rPr>
          <w:rFonts w:ascii="Aptos" w:eastAsia="Aptos" w:hAnsi="Aptos" w:cs="Aptos"/>
          <w:b/>
          <w:bCs/>
          <w:sz w:val="28"/>
          <w:szCs w:val="28"/>
          <w:lang w:val="pl-PL"/>
        </w:rPr>
      </w:pPr>
    </w:p>
    <w:p w14:paraId="597F987A" w14:textId="66C8C2A7" w:rsidR="3EA763A9" w:rsidRPr="0016266A" w:rsidRDefault="3EA763A9" w:rsidP="5F2C9D75">
      <w:pPr>
        <w:spacing w:line="278" w:lineRule="auto"/>
        <w:rPr>
          <w:lang w:val="pl-PL"/>
        </w:rPr>
      </w:pPr>
      <w:r w:rsidRPr="0016266A">
        <w:rPr>
          <w:rFonts w:ascii="Aptos" w:eastAsia="Aptos" w:hAnsi="Aptos" w:cs="Aptos"/>
          <w:b/>
          <w:bCs/>
          <w:sz w:val="28"/>
          <w:szCs w:val="28"/>
          <w:lang w:val="pl-PL"/>
        </w:rPr>
        <w:t>2. Jak ten sygnał może wpływać na pozycję dostawcy lub kategorię?</w:t>
      </w:r>
    </w:p>
    <w:p w14:paraId="4471AE43" w14:textId="722C5E76" w:rsidR="3EA763A9" w:rsidRPr="0016266A" w:rsidRDefault="3EA763A9" w:rsidP="5F2C9D75">
      <w:pPr>
        <w:spacing w:line="278" w:lineRule="auto"/>
        <w:rPr>
          <w:lang w:val="pl-PL"/>
        </w:rPr>
      </w:pPr>
      <w:r w:rsidRPr="0016266A">
        <w:rPr>
          <w:rFonts w:ascii="Aptos" w:eastAsia="Aptos" w:hAnsi="Aptos" w:cs="Aptos"/>
          <w:sz w:val="28"/>
          <w:szCs w:val="28"/>
          <w:lang w:val="pl-PL"/>
        </w:rPr>
        <w:t>Większa dostępność podaży może oznaczać wzrost presji konkurencyjnej, większą elastyczność po stronie rynku i potencjalnie większą gotowość dostawców do ustępstw cenowych lub handlowych. Dla kupca oznacza to możliwość porównania alternatyw i budowania presji negocjacyjnej bez konieczności zmiany dostawcy od razu.</w:t>
      </w:r>
    </w:p>
    <w:p w14:paraId="7D655603" w14:textId="6F379037" w:rsidR="3EA763A9" w:rsidRPr="0016266A" w:rsidRDefault="3EA763A9" w:rsidP="5F2C9D75">
      <w:pPr>
        <w:spacing w:line="278" w:lineRule="auto"/>
        <w:rPr>
          <w:lang w:val="pl-PL"/>
        </w:rPr>
      </w:pPr>
      <w:r w:rsidRPr="0016266A">
        <w:rPr>
          <w:rFonts w:ascii="Aptos" w:eastAsia="Aptos" w:hAnsi="Aptos" w:cs="Aptos"/>
          <w:b/>
          <w:bCs/>
          <w:sz w:val="28"/>
          <w:szCs w:val="28"/>
          <w:lang w:val="pl-PL"/>
        </w:rPr>
        <w:t xml:space="preserve"> </w:t>
      </w:r>
    </w:p>
    <w:p w14:paraId="6565D216" w14:textId="00A98B6D" w:rsidR="3EA763A9" w:rsidRPr="0016266A" w:rsidRDefault="3EA763A9" w:rsidP="5F2C9D75">
      <w:pPr>
        <w:spacing w:line="278" w:lineRule="auto"/>
        <w:rPr>
          <w:lang w:val="pl-PL"/>
        </w:rPr>
      </w:pPr>
      <w:r w:rsidRPr="0016266A">
        <w:rPr>
          <w:rFonts w:ascii="Aptos" w:eastAsia="Aptos" w:hAnsi="Aptos" w:cs="Aptos"/>
          <w:b/>
          <w:bCs/>
          <w:sz w:val="28"/>
          <w:szCs w:val="28"/>
          <w:lang w:val="pl-PL"/>
        </w:rPr>
        <w:t>3. Jaką hipotezę negocjacyjną można na tej podstawie zbudować?</w:t>
      </w:r>
    </w:p>
    <w:p w14:paraId="4D1E4EC5" w14:textId="6545549E" w:rsidR="3EA763A9" w:rsidRPr="0016266A" w:rsidRDefault="3EA763A9" w:rsidP="5F2C9D75">
      <w:pPr>
        <w:spacing w:line="278" w:lineRule="auto"/>
        <w:rPr>
          <w:lang w:val="pl-PL"/>
        </w:rPr>
      </w:pPr>
      <w:r w:rsidRPr="0016266A">
        <w:rPr>
          <w:rFonts w:ascii="Aptos" w:eastAsia="Aptos" w:hAnsi="Aptos" w:cs="Aptos"/>
          <w:sz w:val="28"/>
          <w:szCs w:val="28"/>
          <w:lang w:val="pl-PL"/>
        </w:rPr>
        <w:t>Hipoteza może brzmieć: zmiana sytuacji podażowej na rynku regionalnym powinna przełożyć się na większą konkurencyjność warunków handlowych, dlatego warto ponownie porozmawiać o cenie, elastyczności kontraktu lub dodatkowych benefitach współpracy.</w:t>
      </w:r>
    </w:p>
    <w:p w14:paraId="203AEA0F" w14:textId="3941B10A" w:rsidR="3EA763A9" w:rsidRPr="0016266A" w:rsidRDefault="3EA763A9" w:rsidP="5F2C9D75">
      <w:pPr>
        <w:spacing w:line="278" w:lineRule="auto"/>
        <w:rPr>
          <w:lang w:val="pl-PL"/>
        </w:rPr>
      </w:pPr>
      <w:r w:rsidRPr="0016266A">
        <w:rPr>
          <w:rFonts w:ascii="Aptos" w:eastAsia="Aptos" w:hAnsi="Aptos" w:cs="Aptos"/>
          <w:b/>
          <w:bCs/>
          <w:sz w:val="28"/>
          <w:szCs w:val="28"/>
          <w:lang w:val="pl-PL"/>
        </w:rPr>
        <w:t xml:space="preserve"> </w:t>
      </w:r>
    </w:p>
    <w:p w14:paraId="3E0C6DC1" w14:textId="4E943713" w:rsidR="3EA763A9" w:rsidRPr="0016266A" w:rsidRDefault="3EA763A9" w:rsidP="5F2C9D75">
      <w:pPr>
        <w:spacing w:line="278" w:lineRule="auto"/>
        <w:rPr>
          <w:lang w:val="pl-PL"/>
        </w:rPr>
      </w:pPr>
      <w:r w:rsidRPr="0016266A">
        <w:rPr>
          <w:rFonts w:ascii="Aptos" w:eastAsia="Aptos" w:hAnsi="Aptos" w:cs="Aptos"/>
          <w:b/>
          <w:bCs/>
          <w:sz w:val="28"/>
          <w:szCs w:val="28"/>
          <w:lang w:val="pl-PL"/>
        </w:rPr>
        <w:t xml:space="preserve">4. </w:t>
      </w:r>
      <w:r w:rsidRPr="5F2C9D75">
        <w:rPr>
          <w:rFonts w:ascii="Aptos" w:eastAsia="Aptos" w:hAnsi="Aptos" w:cs="Aptos"/>
          <w:b/>
          <w:bCs/>
          <w:sz w:val="28"/>
          <w:szCs w:val="28"/>
          <w:lang w:val="pl"/>
        </w:rPr>
        <w:t>Jakie pytanie lub tezę postawisz dostawcy podczas rozmowy?</w:t>
      </w:r>
    </w:p>
    <w:p w14:paraId="43020412" w14:textId="224859B0" w:rsidR="3EA763A9" w:rsidRPr="0016266A" w:rsidRDefault="3EA763A9" w:rsidP="5F2C9D75">
      <w:pPr>
        <w:spacing w:line="278" w:lineRule="auto"/>
        <w:rPr>
          <w:lang w:val="pl-PL"/>
        </w:rPr>
      </w:pPr>
      <w:r w:rsidRPr="0016266A">
        <w:rPr>
          <w:rFonts w:ascii="Aptos" w:eastAsia="Aptos" w:hAnsi="Aptos" w:cs="Aptos"/>
          <w:sz w:val="28"/>
          <w:szCs w:val="28"/>
          <w:lang w:val="pl-PL"/>
        </w:rPr>
        <w:lastRenderedPageBreak/>
        <w:t>Obserwujemy zmianę sytuacji rynkowej po stronie podaży i chcielibyśmy porozmawiać o tym, jak powinno to wpłynąć na warunki naszej współpracy. W naszej ocenie obecne otoczenie rynkowe daje podstawę do przeglądu ceny i modelu kontraktu.</w:t>
      </w:r>
    </w:p>
    <w:p w14:paraId="3FBEA533" w14:textId="487A09DD" w:rsidR="3EA763A9" w:rsidRPr="0016266A" w:rsidRDefault="3EA763A9" w:rsidP="5F2C9D75">
      <w:pPr>
        <w:spacing w:line="278" w:lineRule="auto"/>
        <w:rPr>
          <w:lang w:val="pl-PL"/>
        </w:rPr>
      </w:pPr>
      <w:r w:rsidRPr="0016266A">
        <w:rPr>
          <w:rFonts w:ascii="Aptos" w:eastAsia="Aptos" w:hAnsi="Aptos" w:cs="Aptos"/>
          <w:b/>
          <w:bCs/>
          <w:sz w:val="28"/>
          <w:szCs w:val="28"/>
          <w:lang w:val="pl-PL"/>
        </w:rPr>
        <w:t xml:space="preserve"> </w:t>
      </w:r>
    </w:p>
    <w:p w14:paraId="4DBE3806" w14:textId="3584AF1B" w:rsidR="3EA763A9" w:rsidRPr="0016266A" w:rsidRDefault="3EA763A9" w:rsidP="5F2C9D75">
      <w:pPr>
        <w:spacing w:line="278" w:lineRule="auto"/>
        <w:rPr>
          <w:lang w:val="pl-PL"/>
        </w:rPr>
      </w:pPr>
      <w:r w:rsidRPr="0016266A">
        <w:rPr>
          <w:rFonts w:ascii="Aptos" w:eastAsia="Aptos" w:hAnsi="Aptos" w:cs="Aptos"/>
          <w:b/>
          <w:bCs/>
          <w:sz w:val="28"/>
          <w:szCs w:val="28"/>
          <w:lang w:val="pl-PL"/>
        </w:rPr>
        <w:t>5. Czy z tych sygnałów wynika raczej argument do:</w:t>
      </w:r>
    </w:p>
    <w:p w14:paraId="2CF747EC" w14:textId="011A45D2" w:rsidR="3EA763A9" w:rsidRDefault="3EA763A9" w:rsidP="5F2C9D75">
      <w:pPr>
        <w:pStyle w:val="ListParagraph"/>
        <w:numPr>
          <w:ilvl w:val="0"/>
          <w:numId w:val="1"/>
        </w:numPr>
        <w:spacing w:after="0" w:line="278" w:lineRule="auto"/>
        <w:rPr>
          <w:rFonts w:ascii="Aptos" w:eastAsia="Aptos" w:hAnsi="Aptos" w:cs="Aptos"/>
          <w:b/>
          <w:bCs/>
          <w:sz w:val="28"/>
          <w:szCs w:val="28"/>
          <w:u w:val="single"/>
        </w:rPr>
      </w:pPr>
      <w:r w:rsidRPr="5F2C9D75">
        <w:rPr>
          <w:rFonts w:ascii="Aptos" w:eastAsia="Aptos" w:hAnsi="Aptos" w:cs="Aptos"/>
          <w:b/>
          <w:bCs/>
          <w:sz w:val="28"/>
          <w:szCs w:val="28"/>
          <w:u w:val="single"/>
        </w:rPr>
        <w:t>obniżki ceny</w:t>
      </w:r>
    </w:p>
    <w:p w14:paraId="0B39C0AB" w14:textId="0C367D48" w:rsidR="3EA763A9" w:rsidRDefault="3EA763A9" w:rsidP="5F2C9D75">
      <w:pPr>
        <w:pStyle w:val="ListParagraph"/>
        <w:numPr>
          <w:ilvl w:val="0"/>
          <w:numId w:val="1"/>
        </w:numPr>
        <w:spacing w:after="0" w:line="278" w:lineRule="auto"/>
        <w:rPr>
          <w:rFonts w:ascii="Aptos" w:eastAsia="Aptos" w:hAnsi="Aptos" w:cs="Aptos"/>
          <w:b/>
          <w:bCs/>
          <w:sz w:val="28"/>
          <w:szCs w:val="28"/>
          <w:u w:val="single"/>
        </w:rPr>
      </w:pPr>
      <w:r w:rsidRPr="5F2C9D75">
        <w:rPr>
          <w:rFonts w:ascii="Aptos" w:eastAsia="Aptos" w:hAnsi="Aptos" w:cs="Aptos"/>
          <w:b/>
          <w:bCs/>
          <w:sz w:val="28"/>
          <w:szCs w:val="28"/>
          <w:u w:val="single"/>
        </w:rPr>
        <w:t>zmiany modelu współpracy</w:t>
      </w:r>
    </w:p>
    <w:p w14:paraId="019A9FDD" w14:textId="2E8CF12A" w:rsidR="3EA763A9" w:rsidRDefault="3EA763A9" w:rsidP="5F2C9D75">
      <w:pPr>
        <w:pStyle w:val="ListParagraph"/>
        <w:numPr>
          <w:ilvl w:val="0"/>
          <w:numId w:val="1"/>
        </w:numPr>
        <w:spacing w:after="0" w:line="278" w:lineRule="auto"/>
        <w:rPr>
          <w:rFonts w:ascii="Aptos" w:eastAsia="Aptos" w:hAnsi="Aptos" w:cs="Aptos"/>
          <w:sz w:val="28"/>
          <w:szCs w:val="28"/>
        </w:rPr>
      </w:pPr>
      <w:r w:rsidRPr="5F2C9D75">
        <w:rPr>
          <w:rFonts w:ascii="Aptos" w:eastAsia="Aptos" w:hAnsi="Aptos" w:cs="Aptos"/>
          <w:sz w:val="28"/>
          <w:szCs w:val="28"/>
        </w:rPr>
        <w:t>indeksacji</w:t>
      </w:r>
    </w:p>
    <w:p w14:paraId="5CE7E7DA" w14:textId="0CEC4CEB" w:rsidR="3EA763A9" w:rsidRDefault="3EA763A9" w:rsidP="5F2C9D75">
      <w:pPr>
        <w:pStyle w:val="ListParagraph"/>
        <w:numPr>
          <w:ilvl w:val="0"/>
          <w:numId w:val="1"/>
        </w:numPr>
        <w:spacing w:after="0" w:line="278" w:lineRule="auto"/>
        <w:rPr>
          <w:rFonts w:ascii="Aptos" w:eastAsia="Aptos" w:hAnsi="Aptos" w:cs="Aptos"/>
          <w:b/>
          <w:bCs/>
          <w:sz w:val="28"/>
          <w:szCs w:val="28"/>
          <w:u w:val="single"/>
        </w:rPr>
      </w:pPr>
      <w:r w:rsidRPr="5F2C9D75">
        <w:rPr>
          <w:rFonts w:ascii="Aptos" w:eastAsia="Aptos" w:hAnsi="Aptos" w:cs="Aptos"/>
          <w:b/>
          <w:bCs/>
          <w:sz w:val="28"/>
          <w:szCs w:val="28"/>
          <w:u w:val="single"/>
        </w:rPr>
        <w:t>dywersyfikacji dostawców</w:t>
      </w:r>
    </w:p>
    <w:p w14:paraId="15E5A2BD" w14:textId="08143F28" w:rsidR="3EA763A9" w:rsidRDefault="3EA763A9" w:rsidP="5F2C9D75">
      <w:pPr>
        <w:pStyle w:val="ListParagraph"/>
        <w:numPr>
          <w:ilvl w:val="0"/>
          <w:numId w:val="1"/>
        </w:numPr>
        <w:spacing w:after="0" w:line="278" w:lineRule="auto"/>
        <w:rPr>
          <w:rFonts w:ascii="Aptos" w:eastAsia="Aptos" w:hAnsi="Aptos" w:cs="Aptos"/>
          <w:b/>
          <w:bCs/>
          <w:sz w:val="28"/>
          <w:szCs w:val="28"/>
          <w:u w:val="single"/>
        </w:rPr>
      </w:pPr>
      <w:r w:rsidRPr="5F2C9D75">
        <w:rPr>
          <w:rFonts w:ascii="Aptos" w:eastAsia="Aptos" w:hAnsi="Aptos" w:cs="Aptos"/>
          <w:b/>
          <w:bCs/>
          <w:sz w:val="28"/>
          <w:szCs w:val="28"/>
          <w:u w:val="single"/>
        </w:rPr>
        <w:t>zwiększenia monitoringu rynku</w:t>
      </w:r>
    </w:p>
    <w:p w14:paraId="2432CDB9" w14:textId="748F68C1" w:rsidR="3EA763A9" w:rsidRDefault="3EA763A9" w:rsidP="5F2C9D75">
      <w:pPr>
        <w:pStyle w:val="ListParagraph"/>
        <w:numPr>
          <w:ilvl w:val="0"/>
          <w:numId w:val="1"/>
        </w:numPr>
        <w:spacing w:after="0" w:line="278" w:lineRule="auto"/>
        <w:rPr>
          <w:rFonts w:ascii="Aptos" w:eastAsia="Aptos" w:hAnsi="Aptos" w:cs="Aptos"/>
          <w:sz w:val="28"/>
          <w:szCs w:val="28"/>
        </w:rPr>
      </w:pPr>
      <w:r w:rsidRPr="5F2C9D75">
        <w:rPr>
          <w:rFonts w:ascii="Aptos" w:eastAsia="Aptos" w:hAnsi="Aptos" w:cs="Aptos"/>
          <w:sz w:val="28"/>
          <w:szCs w:val="28"/>
        </w:rPr>
        <w:t xml:space="preserve">inny: </w:t>
      </w:r>
    </w:p>
    <w:p w14:paraId="62282987" w14:textId="4AF01D2B" w:rsidR="3EA763A9" w:rsidRDefault="3EA763A9" w:rsidP="5F2C9D75">
      <w:pPr>
        <w:spacing w:line="278" w:lineRule="auto"/>
      </w:pPr>
      <w:r w:rsidRPr="5F2C9D75">
        <w:rPr>
          <w:rFonts w:ascii="Aptos" w:eastAsia="Aptos" w:hAnsi="Aptos" w:cs="Aptos"/>
          <w:b/>
          <w:bCs/>
          <w:sz w:val="28"/>
          <w:szCs w:val="28"/>
          <w:lang w:val="en-US"/>
        </w:rPr>
        <w:t xml:space="preserve"> </w:t>
      </w:r>
    </w:p>
    <w:p w14:paraId="20EA04DC" w14:textId="736FC28B" w:rsidR="3EA763A9" w:rsidRDefault="3EA763A9" w:rsidP="5F2C9D75">
      <w:pPr>
        <w:spacing w:line="278" w:lineRule="auto"/>
      </w:pPr>
      <w:r w:rsidRPr="5F2C9D75">
        <w:rPr>
          <w:rFonts w:ascii="Aptos" w:eastAsia="Aptos" w:hAnsi="Aptos" w:cs="Aptos"/>
          <w:sz w:val="28"/>
          <w:szCs w:val="28"/>
          <w:lang w:val="pl"/>
        </w:rPr>
        <w:t>…………………………………………………………………….</w:t>
      </w:r>
    </w:p>
    <w:p w14:paraId="2A34CC1E" w14:textId="79C1A6B8" w:rsidR="3EA763A9" w:rsidRDefault="3EA763A9" w:rsidP="5F2C9D75">
      <w:pPr>
        <w:spacing w:before="240" w:after="240"/>
      </w:pPr>
      <w:r w:rsidRPr="5F2C9D75">
        <w:rPr>
          <w:rFonts w:ascii="Aptos" w:eastAsia="Aptos" w:hAnsi="Aptos" w:cs="Aptos"/>
          <w:b/>
          <w:bCs/>
          <w:sz w:val="28"/>
          <w:szCs w:val="28"/>
          <w:lang w:val="en-US"/>
        </w:rPr>
        <w:t xml:space="preserve"> </w:t>
      </w:r>
    </w:p>
    <w:p w14:paraId="18609A99" w14:textId="2C462722" w:rsidR="3EA763A9" w:rsidRDefault="3EA763A9" w:rsidP="5F2C9D75">
      <w:pPr>
        <w:spacing w:before="240" w:after="240"/>
      </w:pPr>
      <w:r w:rsidRPr="5F2C9D75">
        <w:rPr>
          <w:rFonts w:ascii="Aptos" w:eastAsia="Aptos" w:hAnsi="Aptos" w:cs="Aptos"/>
          <w:b/>
          <w:bCs/>
          <w:sz w:val="28"/>
          <w:szCs w:val="28"/>
        </w:rPr>
        <w:t>Wniosek</w:t>
      </w:r>
    </w:p>
    <w:p w14:paraId="4089A053" w14:textId="2E065FA7" w:rsidR="3EA763A9" w:rsidRPr="0016266A" w:rsidRDefault="3EA763A9" w:rsidP="5F2C9D75">
      <w:pPr>
        <w:spacing w:before="240" w:after="240"/>
        <w:rPr>
          <w:lang w:val="pl-PL"/>
        </w:rPr>
      </w:pPr>
      <w:r w:rsidRPr="0016266A">
        <w:rPr>
          <w:rFonts w:ascii="Aptos" w:eastAsia="Aptos" w:hAnsi="Aptos" w:cs="Aptos"/>
          <w:sz w:val="28"/>
          <w:szCs w:val="28"/>
          <w:lang w:val="pl-PL"/>
        </w:rPr>
        <w:t>Nawet gdy klasyczne dane nie dają oczywistej przewagi, kupiec może budować silną narrację negocjacyjną na podstawie zmian w otoczeniu rynkowym. Standard negocjacyjny polega nie tylko na analizie ceny, ale także na interpretacji szerszego kontekstu rynkowego i przełożeniu go na rozmowę z dostawcą.</w:t>
      </w:r>
    </w:p>
    <w:p w14:paraId="710CF275" w14:textId="50103BEA" w:rsidR="5F2C9D75" w:rsidRPr="0016266A" w:rsidRDefault="5F2C9D75" w:rsidP="5F2C9D75">
      <w:pPr>
        <w:spacing w:line="278" w:lineRule="auto"/>
        <w:rPr>
          <w:lang w:val="pl-PL"/>
        </w:rPr>
      </w:pPr>
    </w:p>
    <w:p w14:paraId="24ABB142" w14:textId="33DE2234" w:rsidR="3EA763A9" w:rsidRPr="0016266A" w:rsidRDefault="3EA763A9" w:rsidP="5F2C9D75">
      <w:pPr>
        <w:spacing w:line="278" w:lineRule="auto"/>
        <w:rPr>
          <w:lang w:val="pl-PL"/>
        </w:rPr>
      </w:pPr>
      <w:r w:rsidRPr="0016266A">
        <w:rPr>
          <w:rFonts w:ascii="Aptos" w:eastAsia="Aptos" w:hAnsi="Aptos" w:cs="Aptos"/>
          <w:lang w:val="pl-PL"/>
        </w:rPr>
        <w:t xml:space="preserve"> </w:t>
      </w:r>
    </w:p>
    <w:p w14:paraId="7C549258" w14:textId="290983BC" w:rsidR="5F2C9D75" w:rsidRPr="0016266A" w:rsidRDefault="5F2C9D75" w:rsidP="5F2C9D75">
      <w:pPr>
        <w:spacing w:line="278" w:lineRule="auto"/>
        <w:rPr>
          <w:rFonts w:ascii="Aptos" w:eastAsia="Aptos" w:hAnsi="Aptos" w:cs="Aptos"/>
          <w:lang w:val="pl-PL"/>
        </w:rPr>
      </w:pPr>
    </w:p>
    <w:p w14:paraId="1A373901" w14:textId="3BD74DA0" w:rsidR="5F2C9D75" w:rsidRPr="0016266A" w:rsidRDefault="5F2C9D75" w:rsidP="5F2C9D75">
      <w:pPr>
        <w:rPr>
          <w:b/>
          <w:bCs/>
          <w:lang w:val="pl-PL"/>
        </w:rPr>
      </w:pPr>
    </w:p>
    <w:sectPr w:rsidR="5F2C9D75" w:rsidRPr="0016266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2094"/>
    <w:multiLevelType w:val="hybridMultilevel"/>
    <w:tmpl w:val="7C22A446"/>
    <w:lvl w:ilvl="0" w:tplc="8ACE7D7E">
      <w:start w:val="1"/>
      <w:numFmt w:val="decimal"/>
      <w:lvlText w:val="%1."/>
      <w:lvlJc w:val="left"/>
      <w:pPr>
        <w:ind w:left="720" w:hanging="360"/>
      </w:pPr>
    </w:lvl>
    <w:lvl w:ilvl="1" w:tplc="C276B902">
      <w:start w:val="1"/>
      <w:numFmt w:val="lowerLetter"/>
      <w:lvlText w:val="%2."/>
      <w:lvlJc w:val="left"/>
      <w:pPr>
        <w:ind w:left="1440" w:hanging="360"/>
      </w:pPr>
    </w:lvl>
    <w:lvl w:ilvl="2" w:tplc="0324B7C0">
      <w:start w:val="1"/>
      <w:numFmt w:val="lowerRoman"/>
      <w:lvlText w:val="%3."/>
      <w:lvlJc w:val="right"/>
      <w:pPr>
        <w:ind w:left="2160" w:hanging="180"/>
      </w:pPr>
    </w:lvl>
    <w:lvl w:ilvl="3" w:tplc="B1BC2E40">
      <w:start w:val="1"/>
      <w:numFmt w:val="decimal"/>
      <w:lvlText w:val="%4."/>
      <w:lvlJc w:val="left"/>
      <w:pPr>
        <w:ind w:left="2880" w:hanging="360"/>
      </w:pPr>
    </w:lvl>
    <w:lvl w:ilvl="4" w:tplc="B18E27B4">
      <w:start w:val="1"/>
      <w:numFmt w:val="lowerLetter"/>
      <w:lvlText w:val="%5."/>
      <w:lvlJc w:val="left"/>
      <w:pPr>
        <w:ind w:left="3600" w:hanging="360"/>
      </w:pPr>
    </w:lvl>
    <w:lvl w:ilvl="5" w:tplc="92CE6D3E">
      <w:start w:val="1"/>
      <w:numFmt w:val="lowerRoman"/>
      <w:lvlText w:val="%6."/>
      <w:lvlJc w:val="right"/>
      <w:pPr>
        <w:ind w:left="4320" w:hanging="180"/>
      </w:pPr>
    </w:lvl>
    <w:lvl w:ilvl="6" w:tplc="8344344C">
      <w:start w:val="1"/>
      <w:numFmt w:val="decimal"/>
      <w:lvlText w:val="%7."/>
      <w:lvlJc w:val="left"/>
      <w:pPr>
        <w:ind w:left="5040" w:hanging="360"/>
      </w:pPr>
    </w:lvl>
    <w:lvl w:ilvl="7" w:tplc="B5949152">
      <w:start w:val="1"/>
      <w:numFmt w:val="lowerLetter"/>
      <w:lvlText w:val="%8."/>
      <w:lvlJc w:val="left"/>
      <w:pPr>
        <w:ind w:left="5760" w:hanging="360"/>
      </w:pPr>
    </w:lvl>
    <w:lvl w:ilvl="8" w:tplc="596E5164">
      <w:start w:val="1"/>
      <w:numFmt w:val="lowerRoman"/>
      <w:lvlText w:val="%9."/>
      <w:lvlJc w:val="right"/>
      <w:pPr>
        <w:ind w:left="6480" w:hanging="180"/>
      </w:pPr>
    </w:lvl>
  </w:abstractNum>
  <w:abstractNum w:abstractNumId="1" w15:restartNumberingAfterBreak="0">
    <w:nsid w:val="07F57D20"/>
    <w:multiLevelType w:val="multilevel"/>
    <w:tmpl w:val="F73C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EEDB7"/>
    <w:multiLevelType w:val="hybridMultilevel"/>
    <w:tmpl w:val="13423722"/>
    <w:lvl w:ilvl="0" w:tplc="93AA52D6">
      <w:start w:val="1"/>
      <w:numFmt w:val="bullet"/>
      <w:lvlText w:val=""/>
      <w:lvlJc w:val="left"/>
      <w:pPr>
        <w:ind w:left="720" w:hanging="360"/>
      </w:pPr>
      <w:rPr>
        <w:rFonts w:ascii="Symbol" w:hAnsi="Symbol" w:hint="default"/>
      </w:rPr>
    </w:lvl>
    <w:lvl w:ilvl="1" w:tplc="4468BA22">
      <w:start w:val="1"/>
      <w:numFmt w:val="bullet"/>
      <w:lvlText w:val="o"/>
      <w:lvlJc w:val="left"/>
      <w:pPr>
        <w:ind w:left="1440" w:hanging="360"/>
      </w:pPr>
      <w:rPr>
        <w:rFonts w:ascii="Courier New" w:hAnsi="Courier New" w:hint="default"/>
      </w:rPr>
    </w:lvl>
    <w:lvl w:ilvl="2" w:tplc="2FEA7172">
      <w:start w:val="1"/>
      <w:numFmt w:val="bullet"/>
      <w:lvlText w:val=""/>
      <w:lvlJc w:val="left"/>
      <w:pPr>
        <w:ind w:left="2160" w:hanging="360"/>
      </w:pPr>
      <w:rPr>
        <w:rFonts w:ascii="Wingdings" w:hAnsi="Wingdings" w:hint="default"/>
      </w:rPr>
    </w:lvl>
    <w:lvl w:ilvl="3" w:tplc="AE022396">
      <w:start w:val="1"/>
      <w:numFmt w:val="bullet"/>
      <w:lvlText w:val=""/>
      <w:lvlJc w:val="left"/>
      <w:pPr>
        <w:ind w:left="2880" w:hanging="360"/>
      </w:pPr>
      <w:rPr>
        <w:rFonts w:ascii="Symbol" w:hAnsi="Symbol" w:hint="default"/>
      </w:rPr>
    </w:lvl>
    <w:lvl w:ilvl="4" w:tplc="8F728A7C">
      <w:start w:val="1"/>
      <w:numFmt w:val="bullet"/>
      <w:lvlText w:val="o"/>
      <w:lvlJc w:val="left"/>
      <w:pPr>
        <w:ind w:left="3600" w:hanging="360"/>
      </w:pPr>
      <w:rPr>
        <w:rFonts w:ascii="Courier New" w:hAnsi="Courier New" w:hint="default"/>
      </w:rPr>
    </w:lvl>
    <w:lvl w:ilvl="5" w:tplc="4B428C44">
      <w:start w:val="1"/>
      <w:numFmt w:val="bullet"/>
      <w:lvlText w:val=""/>
      <w:lvlJc w:val="left"/>
      <w:pPr>
        <w:ind w:left="4320" w:hanging="360"/>
      </w:pPr>
      <w:rPr>
        <w:rFonts w:ascii="Wingdings" w:hAnsi="Wingdings" w:hint="default"/>
      </w:rPr>
    </w:lvl>
    <w:lvl w:ilvl="6" w:tplc="B5A02F42">
      <w:start w:val="1"/>
      <w:numFmt w:val="bullet"/>
      <w:lvlText w:val=""/>
      <w:lvlJc w:val="left"/>
      <w:pPr>
        <w:ind w:left="5040" w:hanging="360"/>
      </w:pPr>
      <w:rPr>
        <w:rFonts w:ascii="Symbol" w:hAnsi="Symbol" w:hint="default"/>
      </w:rPr>
    </w:lvl>
    <w:lvl w:ilvl="7" w:tplc="4AF04BC4">
      <w:start w:val="1"/>
      <w:numFmt w:val="bullet"/>
      <w:lvlText w:val="o"/>
      <w:lvlJc w:val="left"/>
      <w:pPr>
        <w:ind w:left="5760" w:hanging="360"/>
      </w:pPr>
      <w:rPr>
        <w:rFonts w:ascii="Courier New" w:hAnsi="Courier New" w:hint="default"/>
      </w:rPr>
    </w:lvl>
    <w:lvl w:ilvl="8" w:tplc="F0F0ACFC">
      <w:start w:val="1"/>
      <w:numFmt w:val="bullet"/>
      <w:lvlText w:val=""/>
      <w:lvlJc w:val="left"/>
      <w:pPr>
        <w:ind w:left="6480" w:hanging="360"/>
      </w:pPr>
      <w:rPr>
        <w:rFonts w:ascii="Wingdings" w:hAnsi="Wingdings" w:hint="default"/>
      </w:rPr>
    </w:lvl>
  </w:abstractNum>
  <w:abstractNum w:abstractNumId="3" w15:restartNumberingAfterBreak="0">
    <w:nsid w:val="10CD35BE"/>
    <w:multiLevelType w:val="hybridMultilevel"/>
    <w:tmpl w:val="CFA21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85052A"/>
    <w:multiLevelType w:val="multilevel"/>
    <w:tmpl w:val="75E4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DC64F"/>
    <w:multiLevelType w:val="hybridMultilevel"/>
    <w:tmpl w:val="09684AE4"/>
    <w:lvl w:ilvl="0" w:tplc="76946CE2">
      <w:start w:val="1"/>
      <w:numFmt w:val="bullet"/>
      <w:lvlText w:val=""/>
      <w:lvlJc w:val="left"/>
      <w:pPr>
        <w:ind w:left="720" w:hanging="360"/>
      </w:pPr>
      <w:rPr>
        <w:rFonts w:ascii="Symbol" w:hAnsi="Symbol" w:hint="default"/>
      </w:rPr>
    </w:lvl>
    <w:lvl w:ilvl="1" w:tplc="90A6C310">
      <w:start w:val="1"/>
      <w:numFmt w:val="bullet"/>
      <w:lvlText w:val="o"/>
      <w:lvlJc w:val="left"/>
      <w:pPr>
        <w:ind w:left="1440" w:hanging="360"/>
      </w:pPr>
      <w:rPr>
        <w:rFonts w:ascii="Courier New" w:hAnsi="Courier New" w:hint="default"/>
      </w:rPr>
    </w:lvl>
    <w:lvl w:ilvl="2" w:tplc="D61C827A">
      <w:start w:val="1"/>
      <w:numFmt w:val="bullet"/>
      <w:lvlText w:val=""/>
      <w:lvlJc w:val="left"/>
      <w:pPr>
        <w:ind w:left="2160" w:hanging="360"/>
      </w:pPr>
      <w:rPr>
        <w:rFonts w:ascii="Wingdings" w:hAnsi="Wingdings" w:hint="default"/>
      </w:rPr>
    </w:lvl>
    <w:lvl w:ilvl="3" w:tplc="F7CAC59A">
      <w:start w:val="1"/>
      <w:numFmt w:val="bullet"/>
      <w:lvlText w:val=""/>
      <w:lvlJc w:val="left"/>
      <w:pPr>
        <w:ind w:left="2880" w:hanging="360"/>
      </w:pPr>
      <w:rPr>
        <w:rFonts w:ascii="Symbol" w:hAnsi="Symbol" w:hint="default"/>
      </w:rPr>
    </w:lvl>
    <w:lvl w:ilvl="4" w:tplc="1BE6916C">
      <w:start w:val="1"/>
      <w:numFmt w:val="bullet"/>
      <w:lvlText w:val="o"/>
      <w:lvlJc w:val="left"/>
      <w:pPr>
        <w:ind w:left="3600" w:hanging="360"/>
      </w:pPr>
      <w:rPr>
        <w:rFonts w:ascii="Courier New" w:hAnsi="Courier New" w:hint="default"/>
      </w:rPr>
    </w:lvl>
    <w:lvl w:ilvl="5" w:tplc="7E643A86">
      <w:start w:val="1"/>
      <w:numFmt w:val="bullet"/>
      <w:lvlText w:val=""/>
      <w:lvlJc w:val="left"/>
      <w:pPr>
        <w:ind w:left="4320" w:hanging="360"/>
      </w:pPr>
      <w:rPr>
        <w:rFonts w:ascii="Wingdings" w:hAnsi="Wingdings" w:hint="default"/>
      </w:rPr>
    </w:lvl>
    <w:lvl w:ilvl="6" w:tplc="7A4C4432">
      <w:start w:val="1"/>
      <w:numFmt w:val="bullet"/>
      <w:lvlText w:val=""/>
      <w:lvlJc w:val="left"/>
      <w:pPr>
        <w:ind w:left="5040" w:hanging="360"/>
      </w:pPr>
      <w:rPr>
        <w:rFonts w:ascii="Symbol" w:hAnsi="Symbol" w:hint="default"/>
      </w:rPr>
    </w:lvl>
    <w:lvl w:ilvl="7" w:tplc="B9BCE694">
      <w:start w:val="1"/>
      <w:numFmt w:val="bullet"/>
      <w:lvlText w:val="o"/>
      <w:lvlJc w:val="left"/>
      <w:pPr>
        <w:ind w:left="5760" w:hanging="360"/>
      </w:pPr>
      <w:rPr>
        <w:rFonts w:ascii="Courier New" w:hAnsi="Courier New" w:hint="default"/>
      </w:rPr>
    </w:lvl>
    <w:lvl w:ilvl="8" w:tplc="4A46F838">
      <w:start w:val="1"/>
      <w:numFmt w:val="bullet"/>
      <w:lvlText w:val=""/>
      <w:lvlJc w:val="left"/>
      <w:pPr>
        <w:ind w:left="6480" w:hanging="360"/>
      </w:pPr>
      <w:rPr>
        <w:rFonts w:ascii="Wingdings" w:hAnsi="Wingdings" w:hint="default"/>
      </w:rPr>
    </w:lvl>
  </w:abstractNum>
  <w:abstractNum w:abstractNumId="6" w15:restartNumberingAfterBreak="0">
    <w:nsid w:val="18AF1924"/>
    <w:multiLevelType w:val="multilevel"/>
    <w:tmpl w:val="43A8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93679"/>
    <w:multiLevelType w:val="multilevel"/>
    <w:tmpl w:val="1B52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E57B6"/>
    <w:multiLevelType w:val="multilevel"/>
    <w:tmpl w:val="627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3E881"/>
    <w:multiLevelType w:val="hybridMultilevel"/>
    <w:tmpl w:val="237CCA28"/>
    <w:lvl w:ilvl="0" w:tplc="00120E66">
      <w:start w:val="1"/>
      <w:numFmt w:val="bullet"/>
      <w:lvlText w:val="·"/>
      <w:lvlJc w:val="left"/>
      <w:pPr>
        <w:ind w:left="720" w:hanging="360"/>
      </w:pPr>
      <w:rPr>
        <w:rFonts w:ascii="Symbol" w:hAnsi="Symbol" w:hint="default"/>
      </w:rPr>
    </w:lvl>
    <w:lvl w:ilvl="1" w:tplc="9D427EC4">
      <w:start w:val="1"/>
      <w:numFmt w:val="bullet"/>
      <w:lvlText w:val="o"/>
      <w:lvlJc w:val="left"/>
      <w:pPr>
        <w:ind w:left="1440" w:hanging="360"/>
      </w:pPr>
      <w:rPr>
        <w:rFonts w:ascii="Courier New" w:hAnsi="Courier New" w:hint="default"/>
      </w:rPr>
    </w:lvl>
    <w:lvl w:ilvl="2" w:tplc="9E28EAEA">
      <w:start w:val="1"/>
      <w:numFmt w:val="bullet"/>
      <w:lvlText w:val=""/>
      <w:lvlJc w:val="left"/>
      <w:pPr>
        <w:ind w:left="2160" w:hanging="360"/>
      </w:pPr>
      <w:rPr>
        <w:rFonts w:ascii="Wingdings" w:hAnsi="Wingdings" w:hint="default"/>
      </w:rPr>
    </w:lvl>
    <w:lvl w:ilvl="3" w:tplc="CCAA27F6">
      <w:start w:val="1"/>
      <w:numFmt w:val="bullet"/>
      <w:lvlText w:val=""/>
      <w:lvlJc w:val="left"/>
      <w:pPr>
        <w:ind w:left="2880" w:hanging="360"/>
      </w:pPr>
      <w:rPr>
        <w:rFonts w:ascii="Symbol" w:hAnsi="Symbol" w:hint="default"/>
      </w:rPr>
    </w:lvl>
    <w:lvl w:ilvl="4" w:tplc="654C6F94">
      <w:start w:val="1"/>
      <w:numFmt w:val="bullet"/>
      <w:lvlText w:val="o"/>
      <w:lvlJc w:val="left"/>
      <w:pPr>
        <w:ind w:left="3600" w:hanging="360"/>
      </w:pPr>
      <w:rPr>
        <w:rFonts w:ascii="Courier New" w:hAnsi="Courier New" w:hint="default"/>
      </w:rPr>
    </w:lvl>
    <w:lvl w:ilvl="5" w:tplc="ED767D86">
      <w:start w:val="1"/>
      <w:numFmt w:val="bullet"/>
      <w:lvlText w:val=""/>
      <w:lvlJc w:val="left"/>
      <w:pPr>
        <w:ind w:left="4320" w:hanging="360"/>
      </w:pPr>
      <w:rPr>
        <w:rFonts w:ascii="Wingdings" w:hAnsi="Wingdings" w:hint="default"/>
      </w:rPr>
    </w:lvl>
    <w:lvl w:ilvl="6" w:tplc="1C5A268A">
      <w:start w:val="1"/>
      <w:numFmt w:val="bullet"/>
      <w:lvlText w:val=""/>
      <w:lvlJc w:val="left"/>
      <w:pPr>
        <w:ind w:left="5040" w:hanging="360"/>
      </w:pPr>
      <w:rPr>
        <w:rFonts w:ascii="Symbol" w:hAnsi="Symbol" w:hint="default"/>
      </w:rPr>
    </w:lvl>
    <w:lvl w:ilvl="7" w:tplc="02EA0964">
      <w:start w:val="1"/>
      <w:numFmt w:val="bullet"/>
      <w:lvlText w:val="o"/>
      <w:lvlJc w:val="left"/>
      <w:pPr>
        <w:ind w:left="5760" w:hanging="360"/>
      </w:pPr>
      <w:rPr>
        <w:rFonts w:ascii="Courier New" w:hAnsi="Courier New" w:hint="default"/>
      </w:rPr>
    </w:lvl>
    <w:lvl w:ilvl="8" w:tplc="90326DCC">
      <w:start w:val="1"/>
      <w:numFmt w:val="bullet"/>
      <w:lvlText w:val=""/>
      <w:lvlJc w:val="left"/>
      <w:pPr>
        <w:ind w:left="6480" w:hanging="360"/>
      </w:pPr>
      <w:rPr>
        <w:rFonts w:ascii="Wingdings" w:hAnsi="Wingdings" w:hint="default"/>
      </w:rPr>
    </w:lvl>
  </w:abstractNum>
  <w:abstractNum w:abstractNumId="10" w15:restartNumberingAfterBreak="0">
    <w:nsid w:val="224D0A73"/>
    <w:multiLevelType w:val="hybridMultilevel"/>
    <w:tmpl w:val="55F635B8"/>
    <w:lvl w:ilvl="0" w:tplc="25DE198A">
      <w:start w:val="1"/>
      <w:numFmt w:val="bullet"/>
      <w:lvlText w:val=""/>
      <w:lvlJc w:val="left"/>
      <w:pPr>
        <w:ind w:left="720" w:hanging="360"/>
      </w:pPr>
      <w:rPr>
        <w:rFonts w:ascii="Symbol" w:hAnsi="Symbol" w:hint="default"/>
      </w:rPr>
    </w:lvl>
    <w:lvl w:ilvl="1" w:tplc="02DE450E">
      <w:start w:val="1"/>
      <w:numFmt w:val="bullet"/>
      <w:lvlText w:val="o"/>
      <w:lvlJc w:val="left"/>
      <w:pPr>
        <w:ind w:left="1440" w:hanging="360"/>
      </w:pPr>
      <w:rPr>
        <w:rFonts w:ascii="Courier New" w:hAnsi="Courier New" w:hint="default"/>
      </w:rPr>
    </w:lvl>
    <w:lvl w:ilvl="2" w:tplc="B4188EBA">
      <w:start w:val="1"/>
      <w:numFmt w:val="bullet"/>
      <w:lvlText w:val=""/>
      <w:lvlJc w:val="left"/>
      <w:pPr>
        <w:ind w:left="2160" w:hanging="360"/>
      </w:pPr>
      <w:rPr>
        <w:rFonts w:ascii="Wingdings" w:hAnsi="Wingdings" w:hint="default"/>
      </w:rPr>
    </w:lvl>
    <w:lvl w:ilvl="3" w:tplc="03F07A72">
      <w:start w:val="1"/>
      <w:numFmt w:val="bullet"/>
      <w:lvlText w:val=""/>
      <w:lvlJc w:val="left"/>
      <w:pPr>
        <w:ind w:left="2880" w:hanging="360"/>
      </w:pPr>
      <w:rPr>
        <w:rFonts w:ascii="Symbol" w:hAnsi="Symbol" w:hint="default"/>
      </w:rPr>
    </w:lvl>
    <w:lvl w:ilvl="4" w:tplc="F1DAF3DC">
      <w:start w:val="1"/>
      <w:numFmt w:val="bullet"/>
      <w:lvlText w:val="o"/>
      <w:lvlJc w:val="left"/>
      <w:pPr>
        <w:ind w:left="3600" w:hanging="360"/>
      </w:pPr>
      <w:rPr>
        <w:rFonts w:ascii="Courier New" w:hAnsi="Courier New" w:hint="default"/>
      </w:rPr>
    </w:lvl>
    <w:lvl w:ilvl="5" w:tplc="DAF22EC4">
      <w:start w:val="1"/>
      <w:numFmt w:val="bullet"/>
      <w:lvlText w:val=""/>
      <w:lvlJc w:val="left"/>
      <w:pPr>
        <w:ind w:left="4320" w:hanging="360"/>
      </w:pPr>
      <w:rPr>
        <w:rFonts w:ascii="Wingdings" w:hAnsi="Wingdings" w:hint="default"/>
      </w:rPr>
    </w:lvl>
    <w:lvl w:ilvl="6" w:tplc="8B82763A">
      <w:start w:val="1"/>
      <w:numFmt w:val="bullet"/>
      <w:lvlText w:val=""/>
      <w:lvlJc w:val="left"/>
      <w:pPr>
        <w:ind w:left="5040" w:hanging="360"/>
      </w:pPr>
      <w:rPr>
        <w:rFonts w:ascii="Symbol" w:hAnsi="Symbol" w:hint="default"/>
      </w:rPr>
    </w:lvl>
    <w:lvl w:ilvl="7" w:tplc="29BC93C4">
      <w:start w:val="1"/>
      <w:numFmt w:val="bullet"/>
      <w:lvlText w:val="o"/>
      <w:lvlJc w:val="left"/>
      <w:pPr>
        <w:ind w:left="5760" w:hanging="360"/>
      </w:pPr>
      <w:rPr>
        <w:rFonts w:ascii="Courier New" w:hAnsi="Courier New" w:hint="default"/>
      </w:rPr>
    </w:lvl>
    <w:lvl w:ilvl="8" w:tplc="533CA218">
      <w:start w:val="1"/>
      <w:numFmt w:val="bullet"/>
      <w:lvlText w:val=""/>
      <w:lvlJc w:val="left"/>
      <w:pPr>
        <w:ind w:left="6480" w:hanging="360"/>
      </w:pPr>
      <w:rPr>
        <w:rFonts w:ascii="Wingdings" w:hAnsi="Wingdings" w:hint="default"/>
      </w:rPr>
    </w:lvl>
  </w:abstractNum>
  <w:abstractNum w:abstractNumId="11" w15:restartNumberingAfterBreak="0">
    <w:nsid w:val="23BA5383"/>
    <w:multiLevelType w:val="multilevel"/>
    <w:tmpl w:val="4188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D479A"/>
    <w:multiLevelType w:val="multilevel"/>
    <w:tmpl w:val="381C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6F61D"/>
    <w:multiLevelType w:val="hybridMultilevel"/>
    <w:tmpl w:val="69A2CAFA"/>
    <w:lvl w:ilvl="0" w:tplc="775ECF1E">
      <w:start w:val="1"/>
      <w:numFmt w:val="bullet"/>
      <w:lvlText w:val=""/>
      <w:lvlJc w:val="left"/>
      <w:pPr>
        <w:ind w:left="720" w:hanging="360"/>
      </w:pPr>
      <w:rPr>
        <w:rFonts w:ascii="Symbol" w:hAnsi="Symbol" w:hint="default"/>
      </w:rPr>
    </w:lvl>
    <w:lvl w:ilvl="1" w:tplc="415A8CEE">
      <w:start w:val="1"/>
      <w:numFmt w:val="bullet"/>
      <w:lvlText w:val="o"/>
      <w:lvlJc w:val="left"/>
      <w:pPr>
        <w:ind w:left="1440" w:hanging="360"/>
      </w:pPr>
      <w:rPr>
        <w:rFonts w:ascii="Courier New" w:hAnsi="Courier New" w:hint="default"/>
      </w:rPr>
    </w:lvl>
    <w:lvl w:ilvl="2" w:tplc="F8546954">
      <w:start w:val="1"/>
      <w:numFmt w:val="bullet"/>
      <w:lvlText w:val=""/>
      <w:lvlJc w:val="left"/>
      <w:pPr>
        <w:ind w:left="2160" w:hanging="360"/>
      </w:pPr>
      <w:rPr>
        <w:rFonts w:ascii="Wingdings" w:hAnsi="Wingdings" w:hint="default"/>
      </w:rPr>
    </w:lvl>
    <w:lvl w:ilvl="3" w:tplc="52866748">
      <w:start w:val="1"/>
      <w:numFmt w:val="bullet"/>
      <w:lvlText w:val=""/>
      <w:lvlJc w:val="left"/>
      <w:pPr>
        <w:ind w:left="2880" w:hanging="360"/>
      </w:pPr>
      <w:rPr>
        <w:rFonts w:ascii="Symbol" w:hAnsi="Symbol" w:hint="default"/>
      </w:rPr>
    </w:lvl>
    <w:lvl w:ilvl="4" w:tplc="A5A4ED9C">
      <w:start w:val="1"/>
      <w:numFmt w:val="bullet"/>
      <w:lvlText w:val="o"/>
      <w:lvlJc w:val="left"/>
      <w:pPr>
        <w:ind w:left="3600" w:hanging="360"/>
      </w:pPr>
      <w:rPr>
        <w:rFonts w:ascii="Courier New" w:hAnsi="Courier New" w:hint="default"/>
      </w:rPr>
    </w:lvl>
    <w:lvl w:ilvl="5" w:tplc="047A1E12">
      <w:start w:val="1"/>
      <w:numFmt w:val="bullet"/>
      <w:lvlText w:val=""/>
      <w:lvlJc w:val="left"/>
      <w:pPr>
        <w:ind w:left="4320" w:hanging="360"/>
      </w:pPr>
      <w:rPr>
        <w:rFonts w:ascii="Wingdings" w:hAnsi="Wingdings" w:hint="default"/>
      </w:rPr>
    </w:lvl>
    <w:lvl w:ilvl="6" w:tplc="D960DFEE">
      <w:start w:val="1"/>
      <w:numFmt w:val="bullet"/>
      <w:lvlText w:val=""/>
      <w:lvlJc w:val="left"/>
      <w:pPr>
        <w:ind w:left="5040" w:hanging="360"/>
      </w:pPr>
      <w:rPr>
        <w:rFonts w:ascii="Symbol" w:hAnsi="Symbol" w:hint="default"/>
      </w:rPr>
    </w:lvl>
    <w:lvl w:ilvl="7" w:tplc="566039BC">
      <w:start w:val="1"/>
      <w:numFmt w:val="bullet"/>
      <w:lvlText w:val="o"/>
      <w:lvlJc w:val="left"/>
      <w:pPr>
        <w:ind w:left="5760" w:hanging="360"/>
      </w:pPr>
      <w:rPr>
        <w:rFonts w:ascii="Courier New" w:hAnsi="Courier New" w:hint="default"/>
      </w:rPr>
    </w:lvl>
    <w:lvl w:ilvl="8" w:tplc="5D8AF844">
      <w:start w:val="1"/>
      <w:numFmt w:val="bullet"/>
      <w:lvlText w:val=""/>
      <w:lvlJc w:val="left"/>
      <w:pPr>
        <w:ind w:left="6480" w:hanging="360"/>
      </w:pPr>
      <w:rPr>
        <w:rFonts w:ascii="Wingdings" w:hAnsi="Wingdings" w:hint="default"/>
      </w:rPr>
    </w:lvl>
  </w:abstractNum>
  <w:abstractNum w:abstractNumId="14" w15:restartNumberingAfterBreak="0">
    <w:nsid w:val="34E6C544"/>
    <w:multiLevelType w:val="hybridMultilevel"/>
    <w:tmpl w:val="1A2EBCA6"/>
    <w:lvl w:ilvl="0" w:tplc="9F2E4F12">
      <w:start w:val="1"/>
      <w:numFmt w:val="bullet"/>
      <w:lvlText w:val="·"/>
      <w:lvlJc w:val="left"/>
      <w:pPr>
        <w:ind w:left="720" w:hanging="360"/>
      </w:pPr>
      <w:rPr>
        <w:rFonts w:ascii="Symbol" w:hAnsi="Symbol" w:hint="default"/>
      </w:rPr>
    </w:lvl>
    <w:lvl w:ilvl="1" w:tplc="CF3A62EA">
      <w:start w:val="1"/>
      <w:numFmt w:val="bullet"/>
      <w:lvlText w:val="o"/>
      <w:lvlJc w:val="left"/>
      <w:pPr>
        <w:ind w:left="1440" w:hanging="360"/>
      </w:pPr>
      <w:rPr>
        <w:rFonts w:ascii="Courier New" w:hAnsi="Courier New" w:hint="default"/>
      </w:rPr>
    </w:lvl>
    <w:lvl w:ilvl="2" w:tplc="35D4861E">
      <w:start w:val="1"/>
      <w:numFmt w:val="bullet"/>
      <w:lvlText w:val=""/>
      <w:lvlJc w:val="left"/>
      <w:pPr>
        <w:ind w:left="2160" w:hanging="360"/>
      </w:pPr>
      <w:rPr>
        <w:rFonts w:ascii="Wingdings" w:hAnsi="Wingdings" w:hint="default"/>
      </w:rPr>
    </w:lvl>
    <w:lvl w:ilvl="3" w:tplc="A6800FF2">
      <w:start w:val="1"/>
      <w:numFmt w:val="bullet"/>
      <w:lvlText w:val=""/>
      <w:lvlJc w:val="left"/>
      <w:pPr>
        <w:ind w:left="2880" w:hanging="360"/>
      </w:pPr>
      <w:rPr>
        <w:rFonts w:ascii="Symbol" w:hAnsi="Symbol" w:hint="default"/>
      </w:rPr>
    </w:lvl>
    <w:lvl w:ilvl="4" w:tplc="03261F5A">
      <w:start w:val="1"/>
      <w:numFmt w:val="bullet"/>
      <w:lvlText w:val="o"/>
      <w:lvlJc w:val="left"/>
      <w:pPr>
        <w:ind w:left="3600" w:hanging="360"/>
      </w:pPr>
      <w:rPr>
        <w:rFonts w:ascii="Courier New" w:hAnsi="Courier New" w:hint="default"/>
      </w:rPr>
    </w:lvl>
    <w:lvl w:ilvl="5" w:tplc="09FEA638">
      <w:start w:val="1"/>
      <w:numFmt w:val="bullet"/>
      <w:lvlText w:val=""/>
      <w:lvlJc w:val="left"/>
      <w:pPr>
        <w:ind w:left="4320" w:hanging="360"/>
      </w:pPr>
      <w:rPr>
        <w:rFonts w:ascii="Wingdings" w:hAnsi="Wingdings" w:hint="default"/>
      </w:rPr>
    </w:lvl>
    <w:lvl w:ilvl="6" w:tplc="46E297C2">
      <w:start w:val="1"/>
      <w:numFmt w:val="bullet"/>
      <w:lvlText w:val=""/>
      <w:lvlJc w:val="left"/>
      <w:pPr>
        <w:ind w:left="5040" w:hanging="360"/>
      </w:pPr>
      <w:rPr>
        <w:rFonts w:ascii="Symbol" w:hAnsi="Symbol" w:hint="default"/>
      </w:rPr>
    </w:lvl>
    <w:lvl w:ilvl="7" w:tplc="6F14CCE4">
      <w:start w:val="1"/>
      <w:numFmt w:val="bullet"/>
      <w:lvlText w:val="o"/>
      <w:lvlJc w:val="left"/>
      <w:pPr>
        <w:ind w:left="5760" w:hanging="360"/>
      </w:pPr>
      <w:rPr>
        <w:rFonts w:ascii="Courier New" w:hAnsi="Courier New" w:hint="default"/>
      </w:rPr>
    </w:lvl>
    <w:lvl w:ilvl="8" w:tplc="FD9E53C0">
      <w:start w:val="1"/>
      <w:numFmt w:val="bullet"/>
      <w:lvlText w:val=""/>
      <w:lvlJc w:val="left"/>
      <w:pPr>
        <w:ind w:left="6480" w:hanging="360"/>
      </w:pPr>
      <w:rPr>
        <w:rFonts w:ascii="Wingdings" w:hAnsi="Wingdings" w:hint="default"/>
      </w:rPr>
    </w:lvl>
  </w:abstractNum>
  <w:abstractNum w:abstractNumId="15" w15:restartNumberingAfterBreak="0">
    <w:nsid w:val="3B7648EE"/>
    <w:multiLevelType w:val="hybridMultilevel"/>
    <w:tmpl w:val="8F98248E"/>
    <w:lvl w:ilvl="0" w:tplc="C804EB76">
      <w:start w:val="1"/>
      <w:numFmt w:val="bullet"/>
      <w:lvlText w:val=""/>
      <w:lvlJc w:val="left"/>
      <w:pPr>
        <w:ind w:left="720" w:hanging="360"/>
      </w:pPr>
      <w:rPr>
        <w:rFonts w:ascii="Symbol" w:hAnsi="Symbol" w:hint="default"/>
      </w:rPr>
    </w:lvl>
    <w:lvl w:ilvl="1" w:tplc="C526FC7E">
      <w:start w:val="1"/>
      <w:numFmt w:val="bullet"/>
      <w:lvlText w:val="o"/>
      <w:lvlJc w:val="left"/>
      <w:pPr>
        <w:ind w:left="1440" w:hanging="360"/>
      </w:pPr>
      <w:rPr>
        <w:rFonts w:ascii="Courier New" w:hAnsi="Courier New" w:hint="default"/>
      </w:rPr>
    </w:lvl>
    <w:lvl w:ilvl="2" w:tplc="092C57BE">
      <w:start w:val="1"/>
      <w:numFmt w:val="bullet"/>
      <w:lvlText w:val=""/>
      <w:lvlJc w:val="left"/>
      <w:pPr>
        <w:ind w:left="2160" w:hanging="360"/>
      </w:pPr>
      <w:rPr>
        <w:rFonts w:ascii="Wingdings" w:hAnsi="Wingdings" w:hint="default"/>
      </w:rPr>
    </w:lvl>
    <w:lvl w:ilvl="3" w:tplc="9216E7EE">
      <w:start w:val="1"/>
      <w:numFmt w:val="bullet"/>
      <w:lvlText w:val=""/>
      <w:lvlJc w:val="left"/>
      <w:pPr>
        <w:ind w:left="2880" w:hanging="360"/>
      </w:pPr>
      <w:rPr>
        <w:rFonts w:ascii="Symbol" w:hAnsi="Symbol" w:hint="default"/>
      </w:rPr>
    </w:lvl>
    <w:lvl w:ilvl="4" w:tplc="2DB00866">
      <w:start w:val="1"/>
      <w:numFmt w:val="bullet"/>
      <w:lvlText w:val="o"/>
      <w:lvlJc w:val="left"/>
      <w:pPr>
        <w:ind w:left="3600" w:hanging="360"/>
      </w:pPr>
      <w:rPr>
        <w:rFonts w:ascii="Courier New" w:hAnsi="Courier New" w:hint="default"/>
      </w:rPr>
    </w:lvl>
    <w:lvl w:ilvl="5" w:tplc="73E8E75E">
      <w:start w:val="1"/>
      <w:numFmt w:val="bullet"/>
      <w:lvlText w:val=""/>
      <w:lvlJc w:val="left"/>
      <w:pPr>
        <w:ind w:left="4320" w:hanging="360"/>
      </w:pPr>
      <w:rPr>
        <w:rFonts w:ascii="Wingdings" w:hAnsi="Wingdings" w:hint="default"/>
      </w:rPr>
    </w:lvl>
    <w:lvl w:ilvl="6" w:tplc="9BAA508A">
      <w:start w:val="1"/>
      <w:numFmt w:val="bullet"/>
      <w:lvlText w:val=""/>
      <w:lvlJc w:val="left"/>
      <w:pPr>
        <w:ind w:left="5040" w:hanging="360"/>
      </w:pPr>
      <w:rPr>
        <w:rFonts w:ascii="Symbol" w:hAnsi="Symbol" w:hint="default"/>
      </w:rPr>
    </w:lvl>
    <w:lvl w:ilvl="7" w:tplc="289AF104">
      <w:start w:val="1"/>
      <w:numFmt w:val="bullet"/>
      <w:lvlText w:val="o"/>
      <w:lvlJc w:val="left"/>
      <w:pPr>
        <w:ind w:left="5760" w:hanging="360"/>
      </w:pPr>
      <w:rPr>
        <w:rFonts w:ascii="Courier New" w:hAnsi="Courier New" w:hint="default"/>
      </w:rPr>
    </w:lvl>
    <w:lvl w:ilvl="8" w:tplc="CB5E6D08">
      <w:start w:val="1"/>
      <w:numFmt w:val="bullet"/>
      <w:lvlText w:val=""/>
      <w:lvlJc w:val="left"/>
      <w:pPr>
        <w:ind w:left="6480" w:hanging="360"/>
      </w:pPr>
      <w:rPr>
        <w:rFonts w:ascii="Wingdings" w:hAnsi="Wingdings" w:hint="default"/>
      </w:rPr>
    </w:lvl>
  </w:abstractNum>
  <w:abstractNum w:abstractNumId="16" w15:restartNumberingAfterBreak="0">
    <w:nsid w:val="421E9A43"/>
    <w:multiLevelType w:val="hybridMultilevel"/>
    <w:tmpl w:val="4AF2AB78"/>
    <w:lvl w:ilvl="0" w:tplc="90663374">
      <w:start w:val="1"/>
      <w:numFmt w:val="bullet"/>
      <w:lvlText w:val="·"/>
      <w:lvlJc w:val="left"/>
      <w:pPr>
        <w:ind w:left="720" w:hanging="360"/>
      </w:pPr>
      <w:rPr>
        <w:rFonts w:ascii="Symbol" w:hAnsi="Symbol" w:hint="default"/>
      </w:rPr>
    </w:lvl>
    <w:lvl w:ilvl="1" w:tplc="5626899E">
      <w:start w:val="1"/>
      <w:numFmt w:val="bullet"/>
      <w:lvlText w:val="o"/>
      <w:lvlJc w:val="left"/>
      <w:pPr>
        <w:ind w:left="1440" w:hanging="360"/>
      </w:pPr>
      <w:rPr>
        <w:rFonts w:ascii="Courier New" w:hAnsi="Courier New" w:hint="default"/>
      </w:rPr>
    </w:lvl>
    <w:lvl w:ilvl="2" w:tplc="F15A93DA">
      <w:start w:val="1"/>
      <w:numFmt w:val="bullet"/>
      <w:lvlText w:val=""/>
      <w:lvlJc w:val="left"/>
      <w:pPr>
        <w:ind w:left="2160" w:hanging="360"/>
      </w:pPr>
      <w:rPr>
        <w:rFonts w:ascii="Wingdings" w:hAnsi="Wingdings" w:hint="default"/>
      </w:rPr>
    </w:lvl>
    <w:lvl w:ilvl="3" w:tplc="B6D0C432">
      <w:start w:val="1"/>
      <w:numFmt w:val="bullet"/>
      <w:lvlText w:val=""/>
      <w:lvlJc w:val="left"/>
      <w:pPr>
        <w:ind w:left="2880" w:hanging="360"/>
      </w:pPr>
      <w:rPr>
        <w:rFonts w:ascii="Symbol" w:hAnsi="Symbol" w:hint="default"/>
      </w:rPr>
    </w:lvl>
    <w:lvl w:ilvl="4" w:tplc="5302DC20">
      <w:start w:val="1"/>
      <w:numFmt w:val="bullet"/>
      <w:lvlText w:val="o"/>
      <w:lvlJc w:val="left"/>
      <w:pPr>
        <w:ind w:left="3600" w:hanging="360"/>
      </w:pPr>
      <w:rPr>
        <w:rFonts w:ascii="Courier New" w:hAnsi="Courier New" w:hint="default"/>
      </w:rPr>
    </w:lvl>
    <w:lvl w:ilvl="5" w:tplc="4A58A3DA">
      <w:start w:val="1"/>
      <w:numFmt w:val="bullet"/>
      <w:lvlText w:val=""/>
      <w:lvlJc w:val="left"/>
      <w:pPr>
        <w:ind w:left="4320" w:hanging="360"/>
      </w:pPr>
      <w:rPr>
        <w:rFonts w:ascii="Wingdings" w:hAnsi="Wingdings" w:hint="default"/>
      </w:rPr>
    </w:lvl>
    <w:lvl w:ilvl="6" w:tplc="94E0DD5C">
      <w:start w:val="1"/>
      <w:numFmt w:val="bullet"/>
      <w:lvlText w:val=""/>
      <w:lvlJc w:val="left"/>
      <w:pPr>
        <w:ind w:left="5040" w:hanging="360"/>
      </w:pPr>
      <w:rPr>
        <w:rFonts w:ascii="Symbol" w:hAnsi="Symbol" w:hint="default"/>
      </w:rPr>
    </w:lvl>
    <w:lvl w:ilvl="7" w:tplc="8F728086">
      <w:start w:val="1"/>
      <w:numFmt w:val="bullet"/>
      <w:lvlText w:val="o"/>
      <w:lvlJc w:val="left"/>
      <w:pPr>
        <w:ind w:left="5760" w:hanging="360"/>
      </w:pPr>
      <w:rPr>
        <w:rFonts w:ascii="Courier New" w:hAnsi="Courier New" w:hint="default"/>
      </w:rPr>
    </w:lvl>
    <w:lvl w:ilvl="8" w:tplc="245899CC">
      <w:start w:val="1"/>
      <w:numFmt w:val="bullet"/>
      <w:lvlText w:val=""/>
      <w:lvlJc w:val="left"/>
      <w:pPr>
        <w:ind w:left="6480" w:hanging="360"/>
      </w:pPr>
      <w:rPr>
        <w:rFonts w:ascii="Wingdings" w:hAnsi="Wingdings" w:hint="default"/>
      </w:rPr>
    </w:lvl>
  </w:abstractNum>
  <w:abstractNum w:abstractNumId="17" w15:restartNumberingAfterBreak="0">
    <w:nsid w:val="43986965"/>
    <w:multiLevelType w:val="hybridMultilevel"/>
    <w:tmpl w:val="B0A641F8"/>
    <w:lvl w:ilvl="0" w:tplc="40DEED42">
      <w:start w:val="1"/>
      <w:numFmt w:val="bullet"/>
      <w:lvlText w:val=""/>
      <w:lvlJc w:val="left"/>
      <w:pPr>
        <w:ind w:left="720" w:hanging="360"/>
      </w:pPr>
      <w:rPr>
        <w:rFonts w:ascii="Symbol" w:hAnsi="Symbol" w:hint="default"/>
      </w:rPr>
    </w:lvl>
    <w:lvl w:ilvl="1" w:tplc="821CCA90">
      <w:start w:val="1"/>
      <w:numFmt w:val="bullet"/>
      <w:lvlText w:val="o"/>
      <w:lvlJc w:val="left"/>
      <w:pPr>
        <w:ind w:left="1440" w:hanging="360"/>
      </w:pPr>
      <w:rPr>
        <w:rFonts w:ascii="Courier New" w:hAnsi="Courier New" w:hint="default"/>
      </w:rPr>
    </w:lvl>
    <w:lvl w:ilvl="2" w:tplc="98CC5D90">
      <w:start w:val="1"/>
      <w:numFmt w:val="bullet"/>
      <w:lvlText w:val=""/>
      <w:lvlJc w:val="left"/>
      <w:pPr>
        <w:ind w:left="2160" w:hanging="360"/>
      </w:pPr>
      <w:rPr>
        <w:rFonts w:ascii="Wingdings" w:hAnsi="Wingdings" w:hint="default"/>
      </w:rPr>
    </w:lvl>
    <w:lvl w:ilvl="3" w:tplc="B27814F0">
      <w:start w:val="1"/>
      <w:numFmt w:val="bullet"/>
      <w:lvlText w:val=""/>
      <w:lvlJc w:val="left"/>
      <w:pPr>
        <w:ind w:left="2880" w:hanging="360"/>
      </w:pPr>
      <w:rPr>
        <w:rFonts w:ascii="Symbol" w:hAnsi="Symbol" w:hint="default"/>
      </w:rPr>
    </w:lvl>
    <w:lvl w:ilvl="4" w:tplc="B3EE4726">
      <w:start w:val="1"/>
      <w:numFmt w:val="bullet"/>
      <w:lvlText w:val="o"/>
      <w:lvlJc w:val="left"/>
      <w:pPr>
        <w:ind w:left="3600" w:hanging="360"/>
      </w:pPr>
      <w:rPr>
        <w:rFonts w:ascii="Courier New" w:hAnsi="Courier New" w:hint="default"/>
      </w:rPr>
    </w:lvl>
    <w:lvl w:ilvl="5" w:tplc="F3EA1BDC">
      <w:start w:val="1"/>
      <w:numFmt w:val="bullet"/>
      <w:lvlText w:val=""/>
      <w:lvlJc w:val="left"/>
      <w:pPr>
        <w:ind w:left="4320" w:hanging="360"/>
      </w:pPr>
      <w:rPr>
        <w:rFonts w:ascii="Wingdings" w:hAnsi="Wingdings" w:hint="default"/>
      </w:rPr>
    </w:lvl>
    <w:lvl w:ilvl="6" w:tplc="136ECAEE">
      <w:start w:val="1"/>
      <w:numFmt w:val="bullet"/>
      <w:lvlText w:val=""/>
      <w:lvlJc w:val="left"/>
      <w:pPr>
        <w:ind w:left="5040" w:hanging="360"/>
      </w:pPr>
      <w:rPr>
        <w:rFonts w:ascii="Symbol" w:hAnsi="Symbol" w:hint="default"/>
      </w:rPr>
    </w:lvl>
    <w:lvl w:ilvl="7" w:tplc="82BAB0D0">
      <w:start w:val="1"/>
      <w:numFmt w:val="bullet"/>
      <w:lvlText w:val="o"/>
      <w:lvlJc w:val="left"/>
      <w:pPr>
        <w:ind w:left="5760" w:hanging="360"/>
      </w:pPr>
      <w:rPr>
        <w:rFonts w:ascii="Courier New" w:hAnsi="Courier New" w:hint="default"/>
      </w:rPr>
    </w:lvl>
    <w:lvl w:ilvl="8" w:tplc="A45C0E68">
      <w:start w:val="1"/>
      <w:numFmt w:val="bullet"/>
      <w:lvlText w:val=""/>
      <w:lvlJc w:val="left"/>
      <w:pPr>
        <w:ind w:left="6480" w:hanging="360"/>
      </w:pPr>
      <w:rPr>
        <w:rFonts w:ascii="Wingdings" w:hAnsi="Wingdings" w:hint="default"/>
      </w:rPr>
    </w:lvl>
  </w:abstractNum>
  <w:abstractNum w:abstractNumId="18" w15:restartNumberingAfterBreak="0">
    <w:nsid w:val="44C1E2AC"/>
    <w:multiLevelType w:val="hybridMultilevel"/>
    <w:tmpl w:val="237EDB96"/>
    <w:lvl w:ilvl="0" w:tplc="9434FFAE">
      <w:start w:val="1"/>
      <w:numFmt w:val="bullet"/>
      <w:lvlText w:val="·"/>
      <w:lvlJc w:val="left"/>
      <w:pPr>
        <w:ind w:left="720" w:hanging="360"/>
      </w:pPr>
      <w:rPr>
        <w:rFonts w:ascii="Symbol" w:hAnsi="Symbol" w:hint="default"/>
      </w:rPr>
    </w:lvl>
    <w:lvl w:ilvl="1" w:tplc="69FEC06E">
      <w:start w:val="1"/>
      <w:numFmt w:val="bullet"/>
      <w:lvlText w:val="o"/>
      <w:lvlJc w:val="left"/>
      <w:pPr>
        <w:ind w:left="1440" w:hanging="360"/>
      </w:pPr>
      <w:rPr>
        <w:rFonts w:ascii="Courier New" w:hAnsi="Courier New" w:hint="default"/>
      </w:rPr>
    </w:lvl>
    <w:lvl w:ilvl="2" w:tplc="D104217E">
      <w:start w:val="1"/>
      <w:numFmt w:val="bullet"/>
      <w:lvlText w:val=""/>
      <w:lvlJc w:val="left"/>
      <w:pPr>
        <w:ind w:left="2160" w:hanging="360"/>
      </w:pPr>
      <w:rPr>
        <w:rFonts w:ascii="Wingdings" w:hAnsi="Wingdings" w:hint="default"/>
      </w:rPr>
    </w:lvl>
    <w:lvl w:ilvl="3" w:tplc="5F4C4924">
      <w:start w:val="1"/>
      <w:numFmt w:val="bullet"/>
      <w:lvlText w:val=""/>
      <w:lvlJc w:val="left"/>
      <w:pPr>
        <w:ind w:left="2880" w:hanging="360"/>
      </w:pPr>
      <w:rPr>
        <w:rFonts w:ascii="Symbol" w:hAnsi="Symbol" w:hint="default"/>
      </w:rPr>
    </w:lvl>
    <w:lvl w:ilvl="4" w:tplc="65C224B6">
      <w:start w:val="1"/>
      <w:numFmt w:val="bullet"/>
      <w:lvlText w:val="o"/>
      <w:lvlJc w:val="left"/>
      <w:pPr>
        <w:ind w:left="3600" w:hanging="360"/>
      </w:pPr>
      <w:rPr>
        <w:rFonts w:ascii="Courier New" w:hAnsi="Courier New" w:hint="default"/>
      </w:rPr>
    </w:lvl>
    <w:lvl w:ilvl="5" w:tplc="CDD60E10">
      <w:start w:val="1"/>
      <w:numFmt w:val="bullet"/>
      <w:lvlText w:val=""/>
      <w:lvlJc w:val="left"/>
      <w:pPr>
        <w:ind w:left="4320" w:hanging="360"/>
      </w:pPr>
      <w:rPr>
        <w:rFonts w:ascii="Wingdings" w:hAnsi="Wingdings" w:hint="default"/>
      </w:rPr>
    </w:lvl>
    <w:lvl w:ilvl="6" w:tplc="DE120BD2">
      <w:start w:val="1"/>
      <w:numFmt w:val="bullet"/>
      <w:lvlText w:val=""/>
      <w:lvlJc w:val="left"/>
      <w:pPr>
        <w:ind w:left="5040" w:hanging="360"/>
      </w:pPr>
      <w:rPr>
        <w:rFonts w:ascii="Symbol" w:hAnsi="Symbol" w:hint="default"/>
      </w:rPr>
    </w:lvl>
    <w:lvl w:ilvl="7" w:tplc="EE50F826">
      <w:start w:val="1"/>
      <w:numFmt w:val="bullet"/>
      <w:lvlText w:val="o"/>
      <w:lvlJc w:val="left"/>
      <w:pPr>
        <w:ind w:left="5760" w:hanging="360"/>
      </w:pPr>
      <w:rPr>
        <w:rFonts w:ascii="Courier New" w:hAnsi="Courier New" w:hint="default"/>
      </w:rPr>
    </w:lvl>
    <w:lvl w:ilvl="8" w:tplc="8B2230A8">
      <w:start w:val="1"/>
      <w:numFmt w:val="bullet"/>
      <w:lvlText w:val=""/>
      <w:lvlJc w:val="left"/>
      <w:pPr>
        <w:ind w:left="6480" w:hanging="360"/>
      </w:pPr>
      <w:rPr>
        <w:rFonts w:ascii="Wingdings" w:hAnsi="Wingdings" w:hint="default"/>
      </w:rPr>
    </w:lvl>
  </w:abstractNum>
  <w:abstractNum w:abstractNumId="19" w15:restartNumberingAfterBreak="0">
    <w:nsid w:val="4ADA5420"/>
    <w:multiLevelType w:val="multilevel"/>
    <w:tmpl w:val="423E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13A6C"/>
    <w:multiLevelType w:val="multilevel"/>
    <w:tmpl w:val="0944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9A558"/>
    <w:multiLevelType w:val="hybridMultilevel"/>
    <w:tmpl w:val="E85A6952"/>
    <w:lvl w:ilvl="0" w:tplc="D7CE8168">
      <w:start w:val="1"/>
      <w:numFmt w:val="bullet"/>
      <w:lvlText w:val=""/>
      <w:lvlJc w:val="left"/>
      <w:pPr>
        <w:ind w:left="720" w:hanging="360"/>
      </w:pPr>
      <w:rPr>
        <w:rFonts w:ascii="Symbol" w:hAnsi="Symbol" w:hint="default"/>
      </w:rPr>
    </w:lvl>
    <w:lvl w:ilvl="1" w:tplc="0660D6BC">
      <w:start w:val="1"/>
      <w:numFmt w:val="bullet"/>
      <w:lvlText w:val="o"/>
      <w:lvlJc w:val="left"/>
      <w:pPr>
        <w:ind w:left="1440" w:hanging="360"/>
      </w:pPr>
      <w:rPr>
        <w:rFonts w:ascii="Courier New" w:hAnsi="Courier New" w:hint="default"/>
      </w:rPr>
    </w:lvl>
    <w:lvl w:ilvl="2" w:tplc="A85C6ED6">
      <w:start w:val="1"/>
      <w:numFmt w:val="bullet"/>
      <w:lvlText w:val=""/>
      <w:lvlJc w:val="left"/>
      <w:pPr>
        <w:ind w:left="2160" w:hanging="360"/>
      </w:pPr>
      <w:rPr>
        <w:rFonts w:ascii="Wingdings" w:hAnsi="Wingdings" w:hint="default"/>
      </w:rPr>
    </w:lvl>
    <w:lvl w:ilvl="3" w:tplc="94B2D48E">
      <w:start w:val="1"/>
      <w:numFmt w:val="bullet"/>
      <w:lvlText w:val=""/>
      <w:lvlJc w:val="left"/>
      <w:pPr>
        <w:ind w:left="2880" w:hanging="360"/>
      </w:pPr>
      <w:rPr>
        <w:rFonts w:ascii="Symbol" w:hAnsi="Symbol" w:hint="default"/>
      </w:rPr>
    </w:lvl>
    <w:lvl w:ilvl="4" w:tplc="0D24875C">
      <w:start w:val="1"/>
      <w:numFmt w:val="bullet"/>
      <w:lvlText w:val="o"/>
      <w:lvlJc w:val="left"/>
      <w:pPr>
        <w:ind w:left="3600" w:hanging="360"/>
      </w:pPr>
      <w:rPr>
        <w:rFonts w:ascii="Courier New" w:hAnsi="Courier New" w:hint="default"/>
      </w:rPr>
    </w:lvl>
    <w:lvl w:ilvl="5" w:tplc="6FCA353E">
      <w:start w:val="1"/>
      <w:numFmt w:val="bullet"/>
      <w:lvlText w:val=""/>
      <w:lvlJc w:val="left"/>
      <w:pPr>
        <w:ind w:left="4320" w:hanging="360"/>
      </w:pPr>
      <w:rPr>
        <w:rFonts w:ascii="Wingdings" w:hAnsi="Wingdings" w:hint="default"/>
      </w:rPr>
    </w:lvl>
    <w:lvl w:ilvl="6" w:tplc="EDBA9690">
      <w:start w:val="1"/>
      <w:numFmt w:val="bullet"/>
      <w:lvlText w:val=""/>
      <w:lvlJc w:val="left"/>
      <w:pPr>
        <w:ind w:left="5040" w:hanging="360"/>
      </w:pPr>
      <w:rPr>
        <w:rFonts w:ascii="Symbol" w:hAnsi="Symbol" w:hint="default"/>
      </w:rPr>
    </w:lvl>
    <w:lvl w:ilvl="7" w:tplc="B45CCEDA">
      <w:start w:val="1"/>
      <w:numFmt w:val="bullet"/>
      <w:lvlText w:val="o"/>
      <w:lvlJc w:val="left"/>
      <w:pPr>
        <w:ind w:left="5760" w:hanging="360"/>
      </w:pPr>
      <w:rPr>
        <w:rFonts w:ascii="Courier New" w:hAnsi="Courier New" w:hint="default"/>
      </w:rPr>
    </w:lvl>
    <w:lvl w:ilvl="8" w:tplc="0D4ECBE2">
      <w:start w:val="1"/>
      <w:numFmt w:val="bullet"/>
      <w:lvlText w:val=""/>
      <w:lvlJc w:val="left"/>
      <w:pPr>
        <w:ind w:left="6480" w:hanging="360"/>
      </w:pPr>
      <w:rPr>
        <w:rFonts w:ascii="Wingdings" w:hAnsi="Wingdings" w:hint="default"/>
      </w:rPr>
    </w:lvl>
  </w:abstractNum>
  <w:abstractNum w:abstractNumId="22" w15:restartNumberingAfterBreak="0">
    <w:nsid w:val="4F75917C"/>
    <w:multiLevelType w:val="hybridMultilevel"/>
    <w:tmpl w:val="8CFC4024"/>
    <w:lvl w:ilvl="0" w:tplc="2F0AE074">
      <w:start w:val="1"/>
      <w:numFmt w:val="bullet"/>
      <w:lvlText w:val="·"/>
      <w:lvlJc w:val="left"/>
      <w:pPr>
        <w:ind w:left="720" w:hanging="360"/>
      </w:pPr>
      <w:rPr>
        <w:rFonts w:ascii="Symbol" w:hAnsi="Symbol" w:hint="default"/>
      </w:rPr>
    </w:lvl>
    <w:lvl w:ilvl="1" w:tplc="449CA2D8">
      <w:start w:val="1"/>
      <w:numFmt w:val="bullet"/>
      <w:lvlText w:val="o"/>
      <w:lvlJc w:val="left"/>
      <w:pPr>
        <w:ind w:left="1440" w:hanging="360"/>
      </w:pPr>
      <w:rPr>
        <w:rFonts w:ascii="Courier New" w:hAnsi="Courier New" w:hint="default"/>
      </w:rPr>
    </w:lvl>
    <w:lvl w:ilvl="2" w:tplc="E3C24C12">
      <w:start w:val="1"/>
      <w:numFmt w:val="bullet"/>
      <w:lvlText w:val=""/>
      <w:lvlJc w:val="left"/>
      <w:pPr>
        <w:ind w:left="2160" w:hanging="360"/>
      </w:pPr>
      <w:rPr>
        <w:rFonts w:ascii="Wingdings" w:hAnsi="Wingdings" w:hint="default"/>
      </w:rPr>
    </w:lvl>
    <w:lvl w:ilvl="3" w:tplc="DCAC735C">
      <w:start w:val="1"/>
      <w:numFmt w:val="bullet"/>
      <w:lvlText w:val=""/>
      <w:lvlJc w:val="left"/>
      <w:pPr>
        <w:ind w:left="2880" w:hanging="360"/>
      </w:pPr>
      <w:rPr>
        <w:rFonts w:ascii="Symbol" w:hAnsi="Symbol" w:hint="default"/>
      </w:rPr>
    </w:lvl>
    <w:lvl w:ilvl="4" w:tplc="2490061E">
      <w:start w:val="1"/>
      <w:numFmt w:val="bullet"/>
      <w:lvlText w:val="o"/>
      <w:lvlJc w:val="left"/>
      <w:pPr>
        <w:ind w:left="3600" w:hanging="360"/>
      </w:pPr>
      <w:rPr>
        <w:rFonts w:ascii="Courier New" w:hAnsi="Courier New" w:hint="default"/>
      </w:rPr>
    </w:lvl>
    <w:lvl w:ilvl="5" w:tplc="291EF264">
      <w:start w:val="1"/>
      <w:numFmt w:val="bullet"/>
      <w:lvlText w:val=""/>
      <w:lvlJc w:val="left"/>
      <w:pPr>
        <w:ind w:left="4320" w:hanging="360"/>
      </w:pPr>
      <w:rPr>
        <w:rFonts w:ascii="Wingdings" w:hAnsi="Wingdings" w:hint="default"/>
      </w:rPr>
    </w:lvl>
    <w:lvl w:ilvl="6" w:tplc="94983198">
      <w:start w:val="1"/>
      <w:numFmt w:val="bullet"/>
      <w:lvlText w:val=""/>
      <w:lvlJc w:val="left"/>
      <w:pPr>
        <w:ind w:left="5040" w:hanging="360"/>
      </w:pPr>
      <w:rPr>
        <w:rFonts w:ascii="Symbol" w:hAnsi="Symbol" w:hint="default"/>
      </w:rPr>
    </w:lvl>
    <w:lvl w:ilvl="7" w:tplc="FE581888">
      <w:start w:val="1"/>
      <w:numFmt w:val="bullet"/>
      <w:lvlText w:val="o"/>
      <w:lvlJc w:val="left"/>
      <w:pPr>
        <w:ind w:left="5760" w:hanging="360"/>
      </w:pPr>
      <w:rPr>
        <w:rFonts w:ascii="Courier New" w:hAnsi="Courier New" w:hint="default"/>
      </w:rPr>
    </w:lvl>
    <w:lvl w:ilvl="8" w:tplc="810039FA">
      <w:start w:val="1"/>
      <w:numFmt w:val="bullet"/>
      <w:lvlText w:val=""/>
      <w:lvlJc w:val="left"/>
      <w:pPr>
        <w:ind w:left="6480" w:hanging="360"/>
      </w:pPr>
      <w:rPr>
        <w:rFonts w:ascii="Wingdings" w:hAnsi="Wingdings" w:hint="default"/>
      </w:rPr>
    </w:lvl>
  </w:abstractNum>
  <w:abstractNum w:abstractNumId="23" w15:restartNumberingAfterBreak="0">
    <w:nsid w:val="5179462F"/>
    <w:multiLevelType w:val="hybridMultilevel"/>
    <w:tmpl w:val="5A666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6C75BB"/>
    <w:multiLevelType w:val="hybridMultilevel"/>
    <w:tmpl w:val="9936303E"/>
    <w:lvl w:ilvl="0" w:tplc="40EAADDC">
      <w:start w:val="1"/>
      <w:numFmt w:val="bullet"/>
      <w:lvlText w:val="·"/>
      <w:lvlJc w:val="left"/>
      <w:pPr>
        <w:ind w:left="720" w:hanging="360"/>
      </w:pPr>
      <w:rPr>
        <w:rFonts w:ascii="Symbol" w:hAnsi="Symbol" w:hint="default"/>
      </w:rPr>
    </w:lvl>
    <w:lvl w:ilvl="1" w:tplc="5882105C">
      <w:start w:val="1"/>
      <w:numFmt w:val="bullet"/>
      <w:lvlText w:val="o"/>
      <w:lvlJc w:val="left"/>
      <w:pPr>
        <w:ind w:left="1440" w:hanging="360"/>
      </w:pPr>
      <w:rPr>
        <w:rFonts w:ascii="Courier New" w:hAnsi="Courier New" w:hint="default"/>
      </w:rPr>
    </w:lvl>
    <w:lvl w:ilvl="2" w:tplc="E5B00F00">
      <w:start w:val="1"/>
      <w:numFmt w:val="bullet"/>
      <w:lvlText w:val=""/>
      <w:lvlJc w:val="left"/>
      <w:pPr>
        <w:ind w:left="2160" w:hanging="360"/>
      </w:pPr>
      <w:rPr>
        <w:rFonts w:ascii="Wingdings" w:hAnsi="Wingdings" w:hint="default"/>
      </w:rPr>
    </w:lvl>
    <w:lvl w:ilvl="3" w:tplc="BA001BBA">
      <w:start w:val="1"/>
      <w:numFmt w:val="bullet"/>
      <w:lvlText w:val=""/>
      <w:lvlJc w:val="left"/>
      <w:pPr>
        <w:ind w:left="2880" w:hanging="360"/>
      </w:pPr>
      <w:rPr>
        <w:rFonts w:ascii="Symbol" w:hAnsi="Symbol" w:hint="default"/>
      </w:rPr>
    </w:lvl>
    <w:lvl w:ilvl="4" w:tplc="2A00CE5A">
      <w:start w:val="1"/>
      <w:numFmt w:val="bullet"/>
      <w:lvlText w:val="o"/>
      <w:lvlJc w:val="left"/>
      <w:pPr>
        <w:ind w:left="3600" w:hanging="360"/>
      </w:pPr>
      <w:rPr>
        <w:rFonts w:ascii="Courier New" w:hAnsi="Courier New" w:hint="default"/>
      </w:rPr>
    </w:lvl>
    <w:lvl w:ilvl="5" w:tplc="F746BC56">
      <w:start w:val="1"/>
      <w:numFmt w:val="bullet"/>
      <w:lvlText w:val=""/>
      <w:lvlJc w:val="left"/>
      <w:pPr>
        <w:ind w:left="4320" w:hanging="360"/>
      </w:pPr>
      <w:rPr>
        <w:rFonts w:ascii="Wingdings" w:hAnsi="Wingdings" w:hint="default"/>
      </w:rPr>
    </w:lvl>
    <w:lvl w:ilvl="6" w:tplc="DD3A9804">
      <w:start w:val="1"/>
      <w:numFmt w:val="bullet"/>
      <w:lvlText w:val=""/>
      <w:lvlJc w:val="left"/>
      <w:pPr>
        <w:ind w:left="5040" w:hanging="360"/>
      </w:pPr>
      <w:rPr>
        <w:rFonts w:ascii="Symbol" w:hAnsi="Symbol" w:hint="default"/>
      </w:rPr>
    </w:lvl>
    <w:lvl w:ilvl="7" w:tplc="37C8746A">
      <w:start w:val="1"/>
      <w:numFmt w:val="bullet"/>
      <w:lvlText w:val="o"/>
      <w:lvlJc w:val="left"/>
      <w:pPr>
        <w:ind w:left="5760" w:hanging="360"/>
      </w:pPr>
      <w:rPr>
        <w:rFonts w:ascii="Courier New" w:hAnsi="Courier New" w:hint="default"/>
      </w:rPr>
    </w:lvl>
    <w:lvl w:ilvl="8" w:tplc="7EEA3DD4">
      <w:start w:val="1"/>
      <w:numFmt w:val="bullet"/>
      <w:lvlText w:val=""/>
      <w:lvlJc w:val="left"/>
      <w:pPr>
        <w:ind w:left="6480" w:hanging="360"/>
      </w:pPr>
      <w:rPr>
        <w:rFonts w:ascii="Wingdings" w:hAnsi="Wingdings" w:hint="default"/>
      </w:rPr>
    </w:lvl>
  </w:abstractNum>
  <w:abstractNum w:abstractNumId="25" w15:restartNumberingAfterBreak="0">
    <w:nsid w:val="60318D65"/>
    <w:multiLevelType w:val="hybridMultilevel"/>
    <w:tmpl w:val="FB7EB8EC"/>
    <w:lvl w:ilvl="0" w:tplc="BC4EAD06">
      <w:start w:val="1"/>
      <w:numFmt w:val="decimal"/>
      <w:lvlText w:val="%1."/>
      <w:lvlJc w:val="left"/>
      <w:pPr>
        <w:ind w:left="720" w:hanging="360"/>
      </w:pPr>
    </w:lvl>
    <w:lvl w:ilvl="1" w:tplc="49EE9E6A">
      <w:start w:val="1"/>
      <w:numFmt w:val="lowerLetter"/>
      <w:lvlText w:val="%2."/>
      <w:lvlJc w:val="left"/>
      <w:pPr>
        <w:ind w:left="1440" w:hanging="360"/>
      </w:pPr>
    </w:lvl>
    <w:lvl w:ilvl="2" w:tplc="C58ADAD2">
      <w:start w:val="1"/>
      <w:numFmt w:val="lowerRoman"/>
      <w:lvlText w:val="%3."/>
      <w:lvlJc w:val="right"/>
      <w:pPr>
        <w:ind w:left="2160" w:hanging="180"/>
      </w:pPr>
    </w:lvl>
    <w:lvl w:ilvl="3" w:tplc="54B2B3D0">
      <w:start w:val="1"/>
      <w:numFmt w:val="decimal"/>
      <w:lvlText w:val="%4."/>
      <w:lvlJc w:val="left"/>
      <w:pPr>
        <w:ind w:left="2880" w:hanging="360"/>
      </w:pPr>
    </w:lvl>
    <w:lvl w:ilvl="4" w:tplc="C79A0528">
      <w:start w:val="1"/>
      <w:numFmt w:val="lowerLetter"/>
      <w:lvlText w:val="%5."/>
      <w:lvlJc w:val="left"/>
      <w:pPr>
        <w:ind w:left="3600" w:hanging="360"/>
      </w:pPr>
    </w:lvl>
    <w:lvl w:ilvl="5" w:tplc="12BC28A4">
      <w:start w:val="1"/>
      <w:numFmt w:val="lowerRoman"/>
      <w:lvlText w:val="%6."/>
      <w:lvlJc w:val="right"/>
      <w:pPr>
        <w:ind w:left="4320" w:hanging="180"/>
      </w:pPr>
    </w:lvl>
    <w:lvl w:ilvl="6" w:tplc="95D6CA3C">
      <w:start w:val="1"/>
      <w:numFmt w:val="decimal"/>
      <w:lvlText w:val="%7."/>
      <w:lvlJc w:val="left"/>
      <w:pPr>
        <w:ind w:left="5040" w:hanging="360"/>
      </w:pPr>
    </w:lvl>
    <w:lvl w:ilvl="7" w:tplc="E108AA8A">
      <w:start w:val="1"/>
      <w:numFmt w:val="lowerLetter"/>
      <w:lvlText w:val="%8."/>
      <w:lvlJc w:val="left"/>
      <w:pPr>
        <w:ind w:left="5760" w:hanging="360"/>
      </w:pPr>
    </w:lvl>
    <w:lvl w:ilvl="8" w:tplc="21B47D20">
      <w:start w:val="1"/>
      <w:numFmt w:val="lowerRoman"/>
      <w:lvlText w:val="%9."/>
      <w:lvlJc w:val="right"/>
      <w:pPr>
        <w:ind w:left="6480" w:hanging="180"/>
      </w:pPr>
    </w:lvl>
  </w:abstractNum>
  <w:abstractNum w:abstractNumId="26" w15:restartNumberingAfterBreak="0">
    <w:nsid w:val="6164A4B5"/>
    <w:multiLevelType w:val="hybridMultilevel"/>
    <w:tmpl w:val="3A72904E"/>
    <w:lvl w:ilvl="0" w:tplc="99C0F534">
      <w:start w:val="1"/>
      <w:numFmt w:val="bullet"/>
      <w:lvlText w:val="·"/>
      <w:lvlJc w:val="left"/>
      <w:pPr>
        <w:ind w:left="720" w:hanging="360"/>
      </w:pPr>
      <w:rPr>
        <w:rFonts w:ascii="Symbol" w:hAnsi="Symbol" w:hint="default"/>
      </w:rPr>
    </w:lvl>
    <w:lvl w:ilvl="1" w:tplc="621C222C">
      <w:start w:val="1"/>
      <w:numFmt w:val="bullet"/>
      <w:lvlText w:val="o"/>
      <w:lvlJc w:val="left"/>
      <w:pPr>
        <w:ind w:left="1440" w:hanging="360"/>
      </w:pPr>
      <w:rPr>
        <w:rFonts w:ascii="Courier New" w:hAnsi="Courier New" w:hint="default"/>
      </w:rPr>
    </w:lvl>
    <w:lvl w:ilvl="2" w:tplc="4C8AAABA">
      <w:start w:val="1"/>
      <w:numFmt w:val="bullet"/>
      <w:lvlText w:val=""/>
      <w:lvlJc w:val="left"/>
      <w:pPr>
        <w:ind w:left="2160" w:hanging="360"/>
      </w:pPr>
      <w:rPr>
        <w:rFonts w:ascii="Wingdings" w:hAnsi="Wingdings" w:hint="default"/>
      </w:rPr>
    </w:lvl>
    <w:lvl w:ilvl="3" w:tplc="141CC46A">
      <w:start w:val="1"/>
      <w:numFmt w:val="bullet"/>
      <w:lvlText w:val=""/>
      <w:lvlJc w:val="left"/>
      <w:pPr>
        <w:ind w:left="2880" w:hanging="360"/>
      </w:pPr>
      <w:rPr>
        <w:rFonts w:ascii="Symbol" w:hAnsi="Symbol" w:hint="default"/>
      </w:rPr>
    </w:lvl>
    <w:lvl w:ilvl="4" w:tplc="A4721DC2">
      <w:start w:val="1"/>
      <w:numFmt w:val="bullet"/>
      <w:lvlText w:val="o"/>
      <w:lvlJc w:val="left"/>
      <w:pPr>
        <w:ind w:left="3600" w:hanging="360"/>
      </w:pPr>
      <w:rPr>
        <w:rFonts w:ascii="Courier New" w:hAnsi="Courier New" w:hint="default"/>
      </w:rPr>
    </w:lvl>
    <w:lvl w:ilvl="5" w:tplc="1C2C07E8">
      <w:start w:val="1"/>
      <w:numFmt w:val="bullet"/>
      <w:lvlText w:val=""/>
      <w:lvlJc w:val="left"/>
      <w:pPr>
        <w:ind w:left="4320" w:hanging="360"/>
      </w:pPr>
      <w:rPr>
        <w:rFonts w:ascii="Wingdings" w:hAnsi="Wingdings" w:hint="default"/>
      </w:rPr>
    </w:lvl>
    <w:lvl w:ilvl="6" w:tplc="A20C10CE">
      <w:start w:val="1"/>
      <w:numFmt w:val="bullet"/>
      <w:lvlText w:val=""/>
      <w:lvlJc w:val="left"/>
      <w:pPr>
        <w:ind w:left="5040" w:hanging="360"/>
      </w:pPr>
      <w:rPr>
        <w:rFonts w:ascii="Symbol" w:hAnsi="Symbol" w:hint="default"/>
      </w:rPr>
    </w:lvl>
    <w:lvl w:ilvl="7" w:tplc="025CE25C">
      <w:start w:val="1"/>
      <w:numFmt w:val="bullet"/>
      <w:lvlText w:val="o"/>
      <w:lvlJc w:val="left"/>
      <w:pPr>
        <w:ind w:left="5760" w:hanging="360"/>
      </w:pPr>
      <w:rPr>
        <w:rFonts w:ascii="Courier New" w:hAnsi="Courier New" w:hint="default"/>
      </w:rPr>
    </w:lvl>
    <w:lvl w:ilvl="8" w:tplc="6400BCB8">
      <w:start w:val="1"/>
      <w:numFmt w:val="bullet"/>
      <w:lvlText w:val=""/>
      <w:lvlJc w:val="left"/>
      <w:pPr>
        <w:ind w:left="6480" w:hanging="360"/>
      </w:pPr>
      <w:rPr>
        <w:rFonts w:ascii="Wingdings" w:hAnsi="Wingdings" w:hint="default"/>
      </w:rPr>
    </w:lvl>
  </w:abstractNum>
  <w:abstractNum w:abstractNumId="27" w15:restartNumberingAfterBreak="0">
    <w:nsid w:val="6726D66D"/>
    <w:multiLevelType w:val="hybridMultilevel"/>
    <w:tmpl w:val="355EE7D8"/>
    <w:lvl w:ilvl="0" w:tplc="F76A3570">
      <w:start w:val="1"/>
      <w:numFmt w:val="bullet"/>
      <w:lvlText w:val=""/>
      <w:lvlJc w:val="left"/>
      <w:pPr>
        <w:ind w:left="720" w:hanging="360"/>
      </w:pPr>
      <w:rPr>
        <w:rFonts w:ascii="Symbol" w:hAnsi="Symbol" w:hint="default"/>
      </w:rPr>
    </w:lvl>
    <w:lvl w:ilvl="1" w:tplc="546C34F2">
      <w:start w:val="1"/>
      <w:numFmt w:val="bullet"/>
      <w:lvlText w:val="o"/>
      <w:lvlJc w:val="left"/>
      <w:pPr>
        <w:ind w:left="1440" w:hanging="360"/>
      </w:pPr>
      <w:rPr>
        <w:rFonts w:ascii="Courier New" w:hAnsi="Courier New" w:hint="default"/>
      </w:rPr>
    </w:lvl>
    <w:lvl w:ilvl="2" w:tplc="9C060E1C">
      <w:start w:val="1"/>
      <w:numFmt w:val="bullet"/>
      <w:lvlText w:val=""/>
      <w:lvlJc w:val="left"/>
      <w:pPr>
        <w:ind w:left="2160" w:hanging="360"/>
      </w:pPr>
      <w:rPr>
        <w:rFonts w:ascii="Wingdings" w:hAnsi="Wingdings" w:hint="default"/>
      </w:rPr>
    </w:lvl>
    <w:lvl w:ilvl="3" w:tplc="BCF6A316">
      <w:start w:val="1"/>
      <w:numFmt w:val="bullet"/>
      <w:lvlText w:val=""/>
      <w:lvlJc w:val="left"/>
      <w:pPr>
        <w:ind w:left="2880" w:hanging="360"/>
      </w:pPr>
      <w:rPr>
        <w:rFonts w:ascii="Symbol" w:hAnsi="Symbol" w:hint="default"/>
      </w:rPr>
    </w:lvl>
    <w:lvl w:ilvl="4" w:tplc="28BC361C">
      <w:start w:val="1"/>
      <w:numFmt w:val="bullet"/>
      <w:lvlText w:val="o"/>
      <w:lvlJc w:val="left"/>
      <w:pPr>
        <w:ind w:left="3600" w:hanging="360"/>
      </w:pPr>
      <w:rPr>
        <w:rFonts w:ascii="Courier New" w:hAnsi="Courier New" w:hint="default"/>
      </w:rPr>
    </w:lvl>
    <w:lvl w:ilvl="5" w:tplc="4E207E26">
      <w:start w:val="1"/>
      <w:numFmt w:val="bullet"/>
      <w:lvlText w:val=""/>
      <w:lvlJc w:val="left"/>
      <w:pPr>
        <w:ind w:left="4320" w:hanging="360"/>
      </w:pPr>
      <w:rPr>
        <w:rFonts w:ascii="Wingdings" w:hAnsi="Wingdings" w:hint="default"/>
      </w:rPr>
    </w:lvl>
    <w:lvl w:ilvl="6" w:tplc="FC1EA374">
      <w:start w:val="1"/>
      <w:numFmt w:val="bullet"/>
      <w:lvlText w:val=""/>
      <w:lvlJc w:val="left"/>
      <w:pPr>
        <w:ind w:left="5040" w:hanging="360"/>
      </w:pPr>
      <w:rPr>
        <w:rFonts w:ascii="Symbol" w:hAnsi="Symbol" w:hint="default"/>
      </w:rPr>
    </w:lvl>
    <w:lvl w:ilvl="7" w:tplc="3F2A9C22">
      <w:start w:val="1"/>
      <w:numFmt w:val="bullet"/>
      <w:lvlText w:val="o"/>
      <w:lvlJc w:val="left"/>
      <w:pPr>
        <w:ind w:left="5760" w:hanging="360"/>
      </w:pPr>
      <w:rPr>
        <w:rFonts w:ascii="Courier New" w:hAnsi="Courier New" w:hint="default"/>
      </w:rPr>
    </w:lvl>
    <w:lvl w:ilvl="8" w:tplc="6D78F294">
      <w:start w:val="1"/>
      <w:numFmt w:val="bullet"/>
      <w:lvlText w:val=""/>
      <w:lvlJc w:val="left"/>
      <w:pPr>
        <w:ind w:left="6480" w:hanging="360"/>
      </w:pPr>
      <w:rPr>
        <w:rFonts w:ascii="Wingdings" w:hAnsi="Wingdings" w:hint="default"/>
      </w:rPr>
    </w:lvl>
  </w:abstractNum>
  <w:abstractNum w:abstractNumId="28" w15:restartNumberingAfterBreak="0">
    <w:nsid w:val="67532415"/>
    <w:multiLevelType w:val="multilevel"/>
    <w:tmpl w:val="09C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CA0D21"/>
    <w:multiLevelType w:val="multilevel"/>
    <w:tmpl w:val="DC26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5757A"/>
    <w:multiLevelType w:val="hybridMultilevel"/>
    <w:tmpl w:val="44D02E6A"/>
    <w:lvl w:ilvl="0" w:tplc="200CF520">
      <w:start w:val="1"/>
      <w:numFmt w:val="bullet"/>
      <w:lvlText w:val="·"/>
      <w:lvlJc w:val="left"/>
      <w:pPr>
        <w:ind w:left="720" w:hanging="360"/>
      </w:pPr>
      <w:rPr>
        <w:rFonts w:ascii="Symbol" w:hAnsi="Symbol" w:hint="default"/>
      </w:rPr>
    </w:lvl>
    <w:lvl w:ilvl="1" w:tplc="90E296B8">
      <w:start w:val="1"/>
      <w:numFmt w:val="bullet"/>
      <w:lvlText w:val="o"/>
      <w:lvlJc w:val="left"/>
      <w:pPr>
        <w:ind w:left="1440" w:hanging="360"/>
      </w:pPr>
      <w:rPr>
        <w:rFonts w:ascii="Courier New" w:hAnsi="Courier New" w:hint="default"/>
      </w:rPr>
    </w:lvl>
    <w:lvl w:ilvl="2" w:tplc="8B445BF6">
      <w:start w:val="1"/>
      <w:numFmt w:val="bullet"/>
      <w:lvlText w:val=""/>
      <w:lvlJc w:val="left"/>
      <w:pPr>
        <w:ind w:left="2160" w:hanging="360"/>
      </w:pPr>
      <w:rPr>
        <w:rFonts w:ascii="Wingdings" w:hAnsi="Wingdings" w:hint="default"/>
      </w:rPr>
    </w:lvl>
    <w:lvl w:ilvl="3" w:tplc="48E49F96">
      <w:start w:val="1"/>
      <w:numFmt w:val="bullet"/>
      <w:lvlText w:val=""/>
      <w:lvlJc w:val="left"/>
      <w:pPr>
        <w:ind w:left="2880" w:hanging="360"/>
      </w:pPr>
      <w:rPr>
        <w:rFonts w:ascii="Symbol" w:hAnsi="Symbol" w:hint="default"/>
      </w:rPr>
    </w:lvl>
    <w:lvl w:ilvl="4" w:tplc="AFACE5E0">
      <w:start w:val="1"/>
      <w:numFmt w:val="bullet"/>
      <w:lvlText w:val="o"/>
      <w:lvlJc w:val="left"/>
      <w:pPr>
        <w:ind w:left="3600" w:hanging="360"/>
      </w:pPr>
      <w:rPr>
        <w:rFonts w:ascii="Courier New" w:hAnsi="Courier New" w:hint="default"/>
      </w:rPr>
    </w:lvl>
    <w:lvl w:ilvl="5" w:tplc="767E4ED8">
      <w:start w:val="1"/>
      <w:numFmt w:val="bullet"/>
      <w:lvlText w:val=""/>
      <w:lvlJc w:val="left"/>
      <w:pPr>
        <w:ind w:left="4320" w:hanging="360"/>
      </w:pPr>
      <w:rPr>
        <w:rFonts w:ascii="Wingdings" w:hAnsi="Wingdings" w:hint="default"/>
      </w:rPr>
    </w:lvl>
    <w:lvl w:ilvl="6" w:tplc="32101BD4">
      <w:start w:val="1"/>
      <w:numFmt w:val="bullet"/>
      <w:lvlText w:val=""/>
      <w:lvlJc w:val="left"/>
      <w:pPr>
        <w:ind w:left="5040" w:hanging="360"/>
      </w:pPr>
      <w:rPr>
        <w:rFonts w:ascii="Symbol" w:hAnsi="Symbol" w:hint="default"/>
      </w:rPr>
    </w:lvl>
    <w:lvl w:ilvl="7" w:tplc="EE526B1A">
      <w:start w:val="1"/>
      <w:numFmt w:val="bullet"/>
      <w:lvlText w:val="o"/>
      <w:lvlJc w:val="left"/>
      <w:pPr>
        <w:ind w:left="5760" w:hanging="360"/>
      </w:pPr>
      <w:rPr>
        <w:rFonts w:ascii="Courier New" w:hAnsi="Courier New" w:hint="default"/>
      </w:rPr>
    </w:lvl>
    <w:lvl w:ilvl="8" w:tplc="3AE6D742">
      <w:start w:val="1"/>
      <w:numFmt w:val="bullet"/>
      <w:lvlText w:val=""/>
      <w:lvlJc w:val="left"/>
      <w:pPr>
        <w:ind w:left="6480" w:hanging="360"/>
      </w:pPr>
      <w:rPr>
        <w:rFonts w:ascii="Wingdings" w:hAnsi="Wingdings" w:hint="default"/>
      </w:rPr>
    </w:lvl>
  </w:abstractNum>
  <w:abstractNum w:abstractNumId="31" w15:restartNumberingAfterBreak="0">
    <w:nsid w:val="732E6C7C"/>
    <w:multiLevelType w:val="multilevel"/>
    <w:tmpl w:val="274E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A5513C"/>
    <w:multiLevelType w:val="multilevel"/>
    <w:tmpl w:val="546A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DB5794"/>
    <w:multiLevelType w:val="multilevel"/>
    <w:tmpl w:val="44C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99021F"/>
    <w:multiLevelType w:val="multilevel"/>
    <w:tmpl w:val="1618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E302EB"/>
    <w:multiLevelType w:val="multilevel"/>
    <w:tmpl w:val="2C42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546775">
    <w:abstractNumId w:val="10"/>
  </w:num>
  <w:num w:numId="2" w16cid:durableId="208953371">
    <w:abstractNumId w:val="27"/>
  </w:num>
  <w:num w:numId="3" w16cid:durableId="1746106216">
    <w:abstractNumId w:val="17"/>
  </w:num>
  <w:num w:numId="4" w16cid:durableId="1647012015">
    <w:abstractNumId w:val="15"/>
  </w:num>
  <w:num w:numId="5" w16cid:durableId="216015708">
    <w:abstractNumId w:val="21"/>
  </w:num>
  <w:num w:numId="6" w16cid:durableId="1472481845">
    <w:abstractNumId w:val="13"/>
  </w:num>
  <w:num w:numId="7" w16cid:durableId="1240871733">
    <w:abstractNumId w:val="16"/>
  </w:num>
  <w:num w:numId="8" w16cid:durableId="1672878263">
    <w:abstractNumId w:val="2"/>
  </w:num>
  <w:num w:numId="9" w16cid:durableId="125780682">
    <w:abstractNumId w:val="5"/>
  </w:num>
  <w:num w:numId="10" w16cid:durableId="1304702614">
    <w:abstractNumId w:val="24"/>
  </w:num>
  <w:num w:numId="11" w16cid:durableId="1220019324">
    <w:abstractNumId w:val="30"/>
  </w:num>
  <w:num w:numId="12" w16cid:durableId="1010714533">
    <w:abstractNumId w:val="9"/>
  </w:num>
  <w:num w:numId="13" w16cid:durableId="2023437855">
    <w:abstractNumId w:val="22"/>
  </w:num>
  <w:num w:numId="14" w16cid:durableId="437482224">
    <w:abstractNumId w:val="26"/>
  </w:num>
  <w:num w:numId="15" w16cid:durableId="2107268603">
    <w:abstractNumId w:val="14"/>
  </w:num>
  <w:num w:numId="16" w16cid:durableId="510527503">
    <w:abstractNumId w:val="18"/>
  </w:num>
  <w:num w:numId="17" w16cid:durableId="1288856020">
    <w:abstractNumId w:val="0"/>
  </w:num>
  <w:num w:numId="18" w16cid:durableId="1207523860">
    <w:abstractNumId w:val="25"/>
  </w:num>
  <w:num w:numId="19" w16cid:durableId="2002268720">
    <w:abstractNumId w:val="3"/>
  </w:num>
  <w:num w:numId="20" w16cid:durableId="788552779">
    <w:abstractNumId w:val="8"/>
  </w:num>
  <w:num w:numId="21" w16cid:durableId="1027364160">
    <w:abstractNumId w:val="23"/>
  </w:num>
  <w:num w:numId="22" w16cid:durableId="1240019561">
    <w:abstractNumId w:val="32"/>
  </w:num>
  <w:num w:numId="23" w16cid:durableId="139884842">
    <w:abstractNumId w:val="4"/>
  </w:num>
  <w:num w:numId="24" w16cid:durableId="1828128435">
    <w:abstractNumId w:val="19"/>
  </w:num>
  <w:num w:numId="25" w16cid:durableId="337848600">
    <w:abstractNumId w:val="29"/>
  </w:num>
  <w:num w:numId="26" w16cid:durableId="2135979854">
    <w:abstractNumId w:val="20"/>
  </w:num>
  <w:num w:numId="27" w16cid:durableId="263344552">
    <w:abstractNumId w:val="33"/>
  </w:num>
  <w:num w:numId="28" w16cid:durableId="1558737111">
    <w:abstractNumId w:val="6"/>
  </w:num>
  <w:num w:numId="29" w16cid:durableId="1551186099">
    <w:abstractNumId w:val="34"/>
  </w:num>
  <w:num w:numId="30" w16cid:durableId="116998581">
    <w:abstractNumId w:val="28"/>
  </w:num>
  <w:num w:numId="31" w16cid:durableId="2021395421">
    <w:abstractNumId w:val="11"/>
  </w:num>
  <w:num w:numId="32" w16cid:durableId="96296967">
    <w:abstractNumId w:val="1"/>
  </w:num>
  <w:num w:numId="33" w16cid:durableId="1297830935">
    <w:abstractNumId w:val="12"/>
  </w:num>
  <w:num w:numId="34" w16cid:durableId="1714885676">
    <w:abstractNumId w:val="35"/>
  </w:num>
  <w:num w:numId="35" w16cid:durableId="488208013">
    <w:abstractNumId w:val="31"/>
  </w:num>
  <w:num w:numId="36" w16cid:durableId="11676683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593BBA"/>
    <w:rsid w:val="000C362B"/>
    <w:rsid w:val="0010742B"/>
    <w:rsid w:val="001411DA"/>
    <w:rsid w:val="0016266A"/>
    <w:rsid w:val="00194171"/>
    <w:rsid w:val="00245294"/>
    <w:rsid w:val="00293A38"/>
    <w:rsid w:val="00347815"/>
    <w:rsid w:val="00444C09"/>
    <w:rsid w:val="004A367E"/>
    <w:rsid w:val="005C326B"/>
    <w:rsid w:val="005D4283"/>
    <w:rsid w:val="006455B1"/>
    <w:rsid w:val="00666A68"/>
    <w:rsid w:val="006941FA"/>
    <w:rsid w:val="007C6BA3"/>
    <w:rsid w:val="007D575D"/>
    <w:rsid w:val="007F068B"/>
    <w:rsid w:val="008415E8"/>
    <w:rsid w:val="008506F6"/>
    <w:rsid w:val="008A4DD6"/>
    <w:rsid w:val="008C1381"/>
    <w:rsid w:val="008E2E18"/>
    <w:rsid w:val="00904AAB"/>
    <w:rsid w:val="0096034B"/>
    <w:rsid w:val="00993914"/>
    <w:rsid w:val="009F02E1"/>
    <w:rsid w:val="00A21678"/>
    <w:rsid w:val="00AD1498"/>
    <w:rsid w:val="00B64968"/>
    <w:rsid w:val="00BD3D3C"/>
    <w:rsid w:val="00BD4C2A"/>
    <w:rsid w:val="00C322AA"/>
    <w:rsid w:val="00C4752E"/>
    <w:rsid w:val="00CC1F06"/>
    <w:rsid w:val="00CE5AFC"/>
    <w:rsid w:val="00D04DDD"/>
    <w:rsid w:val="00D36D85"/>
    <w:rsid w:val="00DD2F70"/>
    <w:rsid w:val="00E76B8E"/>
    <w:rsid w:val="00F235B9"/>
    <w:rsid w:val="00F823FA"/>
    <w:rsid w:val="00FE70FD"/>
    <w:rsid w:val="1BE5CF53"/>
    <w:rsid w:val="23E28E11"/>
    <w:rsid w:val="242CB703"/>
    <w:rsid w:val="3A593BBA"/>
    <w:rsid w:val="3EA763A9"/>
    <w:rsid w:val="4147B0D2"/>
    <w:rsid w:val="44147321"/>
    <w:rsid w:val="45956AB4"/>
    <w:rsid w:val="4C657EEC"/>
    <w:rsid w:val="5F2C9D75"/>
    <w:rsid w:val="62366684"/>
    <w:rsid w:val="7629188B"/>
    <w:rsid w:val="776A93ED"/>
    <w:rsid w:val="7EECDD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93BBA"/>
  <w15:chartTrackingRefBased/>
  <w15:docId w15:val="{FEE22283-1B9A-46AE-8596-7A8F5062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52E"/>
  </w:style>
  <w:style w:type="paragraph" w:styleId="Heading2">
    <w:name w:val="heading 2"/>
    <w:basedOn w:val="Normal"/>
    <w:next w:val="Normal"/>
    <w:link w:val="Heading2Char"/>
    <w:uiPriority w:val="9"/>
    <w:semiHidden/>
    <w:unhideWhenUsed/>
    <w:qFormat/>
    <w:rsid w:val="009F02E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242CB70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42CB703"/>
    <w:pPr>
      <w:ind w:left="720"/>
      <w:contextualSpacing/>
    </w:pPr>
  </w:style>
  <w:style w:type="paragraph" w:customStyle="1" w:styleId="p1">
    <w:name w:val="p1"/>
    <w:basedOn w:val="Normal"/>
    <w:rsid w:val="007D575D"/>
    <w:pPr>
      <w:spacing w:before="100" w:beforeAutospacing="1" w:after="100" w:afterAutospacing="1" w:line="240" w:lineRule="auto"/>
    </w:pPr>
    <w:rPr>
      <w:rFonts w:ascii="Times New Roman" w:eastAsia="Times New Roman" w:hAnsi="Times New Roman" w:cs="Times New Roman"/>
      <w:lang w:val="en-PL" w:eastAsia="en-GB"/>
    </w:rPr>
  </w:style>
  <w:style w:type="paragraph" w:customStyle="1" w:styleId="p2">
    <w:name w:val="p2"/>
    <w:basedOn w:val="Normal"/>
    <w:rsid w:val="007D575D"/>
    <w:pPr>
      <w:spacing w:before="100" w:beforeAutospacing="1" w:after="100" w:afterAutospacing="1" w:line="240" w:lineRule="auto"/>
    </w:pPr>
    <w:rPr>
      <w:rFonts w:ascii="Times New Roman" w:eastAsia="Times New Roman" w:hAnsi="Times New Roman" w:cs="Times New Roman"/>
      <w:lang w:val="en-PL" w:eastAsia="en-GB"/>
    </w:rPr>
  </w:style>
  <w:style w:type="paragraph" w:customStyle="1" w:styleId="p4">
    <w:name w:val="p4"/>
    <w:basedOn w:val="Normal"/>
    <w:rsid w:val="007D575D"/>
    <w:pPr>
      <w:spacing w:before="100" w:beforeAutospacing="1" w:after="100" w:afterAutospacing="1" w:line="240" w:lineRule="auto"/>
    </w:pPr>
    <w:rPr>
      <w:rFonts w:ascii="Times New Roman" w:eastAsia="Times New Roman" w:hAnsi="Times New Roman" w:cs="Times New Roman"/>
      <w:lang w:val="en-PL" w:eastAsia="en-GB"/>
    </w:rPr>
  </w:style>
  <w:style w:type="character" w:customStyle="1" w:styleId="Heading2Char">
    <w:name w:val="Heading 2 Char"/>
    <w:basedOn w:val="DefaultParagraphFont"/>
    <w:link w:val="Heading2"/>
    <w:uiPriority w:val="9"/>
    <w:semiHidden/>
    <w:rsid w:val="009F02E1"/>
    <w:rPr>
      <w:rFonts w:asciiTheme="majorHAnsi" w:eastAsiaTheme="majorEastAsia" w:hAnsiTheme="majorHAnsi" w:cstheme="majorBidi"/>
      <w:color w:val="0F4761" w:themeColor="accent1" w:themeShade="BF"/>
      <w:sz w:val="26"/>
      <w:szCs w:val="26"/>
    </w:rPr>
  </w:style>
  <w:style w:type="paragraph" w:customStyle="1" w:styleId="p3">
    <w:name w:val="p3"/>
    <w:basedOn w:val="Normal"/>
    <w:rsid w:val="009F02E1"/>
    <w:pPr>
      <w:spacing w:before="100" w:beforeAutospacing="1" w:after="100" w:afterAutospacing="1" w:line="240" w:lineRule="auto"/>
    </w:pPr>
    <w:rPr>
      <w:rFonts w:ascii="Times New Roman" w:eastAsia="Times New Roman" w:hAnsi="Times New Roman" w:cs="Times New Roman"/>
      <w:lang w:val="en-PL" w:eastAsia="en-GB"/>
    </w:rPr>
  </w:style>
  <w:style w:type="character" w:customStyle="1" w:styleId="s1">
    <w:name w:val="s1"/>
    <w:basedOn w:val="DefaultParagraphFont"/>
    <w:rsid w:val="007C6BA3"/>
  </w:style>
  <w:style w:type="character" w:customStyle="1" w:styleId="Heading3Char">
    <w:name w:val="Heading 3 Char"/>
    <w:basedOn w:val="DefaultParagraphFont"/>
    <w:link w:val="Heading3"/>
    <w:uiPriority w:val="9"/>
    <w:rsid w:val="00D04DDD"/>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3143</Words>
  <Characters>17917</Characters>
  <Application>Microsoft Office Word</Application>
  <DocSecurity>0</DocSecurity>
  <Lines>149</Lines>
  <Paragraphs>42</Paragraphs>
  <ScaleCrop>false</ScaleCrop>
  <Company/>
  <LinksUpToDate>false</LinksUpToDate>
  <CharactersWithSpaces>21018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Uściński</dc:creator>
  <cp:keywords/>
  <dc:description/>
  <cp:lastModifiedBy>Tomasz Uściński</cp:lastModifiedBy>
  <cp:revision>2</cp:revision>
  <dcterms:created xsi:type="dcterms:W3CDTF">2026-04-09T20:28:00Z</dcterms:created>
  <dcterms:modified xsi:type="dcterms:W3CDTF">2026-04-09T20:28:00Z</dcterms:modified>
</cp:coreProperties>
</file>